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Amador-Noguez</w:t>
      </w:r>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r w:rsidR="00B666CA" w:rsidRPr="00CF4292">
        <w:rPr>
          <w:bCs/>
          <w:i/>
          <w:color w:val="000000" w:themeColor="text1"/>
        </w:rPr>
        <w:t>T</w:t>
      </w:r>
      <w:r w:rsidR="00D05FE6">
        <w:rPr>
          <w:bCs/>
          <w:i/>
          <w:color w:val="000000" w:themeColor="text1"/>
        </w:rPr>
        <w:t>hermoanaerobacterium</w:t>
      </w:r>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4E1A553C" w:rsidR="00205F70" w:rsidRPr="00205F70" w:rsidRDefault="0064091A" w:rsidP="00205F70">
      <w:pPr>
        <w:pStyle w:val="ListParagraph"/>
        <w:numPr>
          <w:ilvl w:val="0"/>
          <w:numId w:val="11"/>
        </w:numPr>
        <w:spacing w:line="480" w:lineRule="auto"/>
        <w:jc w:val="both"/>
        <w:rPr>
          <w:bCs/>
          <w:i/>
          <w:color w:val="000000" w:themeColor="text1"/>
        </w:rPr>
      </w:pPr>
      <w:ins w:id="0" w:author="Dan Olson" w:date="2019-05-16T10:54:00Z">
        <w:r>
          <w:rPr>
            <w:color w:val="000000" w:themeColor="text1"/>
          </w:rPr>
          <w:t xml:space="preserve">The </w:t>
        </w:r>
      </w:ins>
      <w:del w:id="1" w:author="Dan Olson" w:date="2019-05-16T10:54:00Z">
        <w:r w:rsidR="00205F70" w:rsidDel="0064091A">
          <w:rPr>
            <w:color w:val="000000" w:themeColor="text1"/>
          </w:rPr>
          <w:delText>P</w:delText>
        </w:r>
      </w:del>
      <w:ins w:id="2" w:author="Dan Olson" w:date="2019-05-16T10:54:00Z">
        <w:r>
          <w:rPr>
            <w:color w:val="000000" w:themeColor="text1"/>
          </w:rPr>
          <w:t>p</w:t>
        </w:r>
      </w:ins>
      <w:r w:rsidR="00205F70">
        <w:rPr>
          <w:color w:val="000000" w:themeColor="text1"/>
        </w:rPr>
        <w:t xml:space="preserve">yruvate phosphate dikinase reaction is </w:t>
      </w:r>
      <w:del w:id="3" w:author="Satyakam Dash" w:date="2019-05-02T09:40:00Z">
        <w:r w:rsidR="00614724" w:rsidRPr="003B4B79" w:rsidDel="003B4B79">
          <w:rPr>
            <w:color w:val="FF0000"/>
          </w:rPr>
          <w:delText>more</w:delText>
        </w:r>
        <w:r w:rsidR="00614724" w:rsidRPr="003B4B79" w:rsidDel="003B4B79">
          <w:rPr>
            <w:color w:val="FF0000"/>
            <w:rPrChange w:id="4" w:author="Satyakam Dash" w:date="2019-05-02T09:40:00Z">
              <w:rPr>
                <w:color w:val="000000" w:themeColor="text1"/>
              </w:rPr>
            </w:rPrChange>
          </w:rPr>
          <w:delText xml:space="preserve"> </w:delText>
        </w:r>
      </w:del>
      <w:ins w:id="5" w:author="Satyakam Dash" w:date="2019-05-02T09:40:00Z">
        <w:r w:rsidR="003B4B79" w:rsidRPr="003B4B79">
          <w:rPr>
            <w:color w:val="FF0000"/>
          </w:rPr>
          <w:t>more</w:t>
        </w:r>
        <w:r w:rsidR="003B4B79">
          <w:rPr>
            <w:color w:val="000000" w:themeColor="text1"/>
          </w:rPr>
          <w:t xml:space="preserve"> </w:t>
        </w:r>
      </w:ins>
      <w:r w:rsidR="00205F70" w:rsidRPr="00614724">
        <w:rPr>
          <w:rFonts w:ascii="Times New Roman" w:hAnsi="Times New Roman" w:cs="Times New Roman"/>
          <w:color w:val="000000" w:themeColor="text1"/>
        </w:rPr>
        <w:t>thermodynamically</w:t>
      </w:r>
      <w:r w:rsidR="00205F70">
        <w:rPr>
          <w:color w:val="000000" w:themeColor="text1"/>
        </w:rPr>
        <w:t xml:space="preserve"> favorable than </w:t>
      </w:r>
      <w:ins w:id="6" w:author="Dan Olson" w:date="2019-05-16T10:54:00Z">
        <w:r>
          <w:rPr>
            <w:color w:val="000000" w:themeColor="text1"/>
          </w:rPr>
          <w:t xml:space="preserve">the </w:t>
        </w:r>
      </w:ins>
      <w:r w:rsidR="00205F70">
        <w:rPr>
          <w:color w:val="000000" w:themeColor="text1"/>
        </w:rPr>
        <w:t xml:space="preserve">malate shunt in </w:t>
      </w:r>
      <w:r w:rsidR="00205F70" w:rsidRPr="00205F70">
        <w:rPr>
          <w:i/>
          <w:color w:val="000000" w:themeColor="text1"/>
        </w:rPr>
        <w:t>C. thermocellum</w:t>
      </w:r>
      <w:r w:rsidR="00205F70">
        <w:rPr>
          <w:i/>
          <w:color w:val="000000" w:themeColor="text1"/>
        </w:rPr>
        <w:t>.</w:t>
      </w:r>
      <w:r w:rsidR="00205F70" w:rsidRPr="00205F70">
        <w:rPr>
          <w:i/>
          <w:color w:val="000000" w:themeColor="text1"/>
        </w:rPr>
        <w:t xml:space="preserve"> </w:t>
      </w:r>
    </w:p>
    <w:p w14:paraId="2D4FB799" w14:textId="34AD7AE3"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 xml:space="preserve">can provide </w:t>
      </w:r>
      <w:ins w:id="7" w:author="Dan Olson" w:date="2019-05-16T10:54:00Z">
        <w:r w:rsidR="0064091A">
          <w:rPr>
            <w:rFonts w:ascii="Times New Roman" w:hAnsi="Times New Roman" w:cs="Times New Roman"/>
            <w:bCs/>
            <w:color w:val="000000" w:themeColor="text1"/>
          </w:rPr>
          <w:t xml:space="preserve">a </w:t>
        </w:r>
      </w:ins>
      <w:r>
        <w:rPr>
          <w:rFonts w:ascii="Times New Roman" w:hAnsi="Times New Roman" w:cs="Times New Roman"/>
          <w:bCs/>
          <w:color w:val="000000" w:themeColor="text1"/>
        </w:rPr>
        <w:t>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3C0A264B"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ins w:id="8" w:author="Satyakam Dash" w:date="2019-05-02T13:15:00Z">
        <w:r w:rsidR="006B615C">
          <w:rPr>
            <w:rStyle w:val="Emphasis"/>
            <w:rFonts w:ascii="Times New Roman" w:hAnsi="Times New Roman" w:cs="Times New Roman"/>
            <w:i w:val="0"/>
            <w:color w:val="000000" w:themeColor="text1"/>
          </w:rPr>
          <w:t xml:space="preserve"> </w:t>
        </w:r>
      </w:ins>
      <w:ins w:id="9" w:author="Satyakam Dash" w:date="2019-05-02T13:16:00Z">
        <w:r w:rsidR="006B615C">
          <w:rPr>
            <w:rStyle w:val="Emphasis"/>
            <w:rFonts w:ascii="Times New Roman" w:hAnsi="Times New Roman" w:cs="Times New Roman"/>
            <w:i w:val="0"/>
            <w:color w:val="000000" w:themeColor="text1"/>
          </w:rPr>
          <w:t xml:space="preserve">Thermodynamic analysis of multiple pathways can be explored seamlessly using the </w:t>
        </w:r>
      </w:ins>
      <w:ins w:id="10" w:author="Satyakam Dash" w:date="2019-05-02T13:12:00Z">
        <w:r w:rsidR="00B33CE6" w:rsidRPr="00CF4292">
          <w:rPr>
            <w:bCs/>
            <w:color w:val="000000" w:themeColor="text1"/>
          </w:rPr>
          <w:t xml:space="preserve">concept of elementary flux modes (EFMs) </w:t>
        </w:r>
      </w:ins>
      <w:ins w:id="11" w:author="Satyakam Dash" w:date="2019-05-15T18:41:00Z">
        <w:r w:rsidR="00DB5587">
          <w:rPr>
            <w:bCs/>
            <w:color w:val="000000" w:themeColor="text1"/>
          </w:rPr>
          <w:t xml:space="preserve">which can be </w:t>
        </w:r>
      </w:ins>
      <w:ins w:id="12" w:author="Satyakam Dash" w:date="2019-05-02T13:12:00Z">
        <w:r w:rsidR="00B33CE6" w:rsidRPr="00CF4292">
          <w:rPr>
            <w:bCs/>
            <w:color w:val="000000" w:themeColor="text1"/>
          </w:rPr>
          <w:t xml:space="preserve">defined as a redox and energy balanced </w:t>
        </w:r>
        <w:r w:rsidR="00B33CE6">
          <w:rPr>
            <w:bCs/>
            <w:color w:val="000000" w:themeColor="text1"/>
          </w:rPr>
          <w:fldChar w:fldCharType="begin"/>
        </w:r>
        <w:r w:rsidR="00B33CE6">
          <w:rPr>
            <w:bCs/>
            <w:color w:val="000000" w:themeColor="text1"/>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B33CE6">
          <w:rPr>
            <w:bCs/>
            <w:color w:val="000000" w:themeColor="text1"/>
          </w:rPr>
          <w:fldChar w:fldCharType="separate"/>
        </w:r>
        <w:r w:rsidR="00B33CE6">
          <w:rPr>
            <w:bCs/>
            <w:noProof/>
            <w:color w:val="000000" w:themeColor="text1"/>
          </w:rPr>
          <w:t>(Wlaschin et al., 2006)</w:t>
        </w:r>
        <w:r w:rsidR="00B33CE6">
          <w:rPr>
            <w:bCs/>
            <w:color w:val="000000" w:themeColor="text1"/>
          </w:rPr>
          <w:fldChar w:fldCharType="end"/>
        </w:r>
        <w:r w:rsidR="00B33CE6">
          <w:rPr>
            <w:bCs/>
            <w:color w:val="000000" w:themeColor="text1"/>
          </w:rPr>
          <w:t xml:space="preserve"> </w:t>
        </w:r>
        <w:r w:rsidR="00B33CE6" w:rsidRPr="00CF4292">
          <w:rPr>
            <w:bCs/>
            <w:color w:val="000000" w:themeColor="text1"/>
          </w:rPr>
          <w:t>minimal set of reactions that under steady-state conditions allows for the generation of a set of products fr</w:t>
        </w:r>
        <w:r w:rsidR="00B33CE6">
          <w:rPr>
            <w:bCs/>
            <w:color w:val="000000" w:themeColor="text1"/>
          </w:rPr>
          <w:t xml:space="preserve">om a given set of reactants </w:t>
        </w:r>
        <w:r w:rsidR="00B33CE6">
          <w:rPr>
            <w:bCs/>
            <w:color w:val="000000" w:themeColor="text1"/>
          </w:rPr>
          <w:fldChar w:fldCharType="begin"/>
        </w:r>
        <w:r w:rsidR="00B33CE6">
          <w:rPr>
            <w:bCs/>
            <w:color w:val="000000" w:themeColor="text1"/>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B33CE6">
          <w:rPr>
            <w:bCs/>
            <w:color w:val="000000" w:themeColor="text1"/>
          </w:rPr>
          <w:fldChar w:fldCharType="separate"/>
        </w:r>
        <w:r w:rsidR="00B33CE6">
          <w:rPr>
            <w:bCs/>
            <w:noProof/>
            <w:color w:val="000000" w:themeColor="text1"/>
          </w:rPr>
          <w:t>(Trinh et al., 2009)</w:t>
        </w:r>
        <w:r w:rsidR="00B33CE6">
          <w:rPr>
            <w:bCs/>
            <w:color w:val="000000" w:themeColor="text1"/>
          </w:rPr>
          <w:fldChar w:fldCharType="end"/>
        </w:r>
        <w:r w:rsidR="00B33CE6" w:rsidRPr="00CF4292">
          <w:rPr>
            <w:bCs/>
            <w:color w:val="000000" w:themeColor="text1"/>
          </w:rPr>
          <w:t>.</w:t>
        </w:r>
      </w:ins>
      <w:ins w:id="13" w:author="Satyakam Dash" w:date="2019-05-02T13:17:00Z">
        <w:r w:rsidR="006B615C">
          <w:rPr>
            <w:bCs/>
            <w:color w:val="000000" w:themeColor="text1"/>
          </w:rPr>
          <w:t xml:space="preserve"> EFMs have </w:t>
        </w:r>
      </w:ins>
      <w:ins w:id="14" w:author="Satyakam Dash" w:date="2019-05-02T13:21:00Z">
        <w:r w:rsidR="006B615C">
          <w:rPr>
            <w:bCs/>
            <w:color w:val="000000" w:themeColor="text1"/>
          </w:rPr>
          <w:t xml:space="preserve">also </w:t>
        </w:r>
      </w:ins>
      <w:ins w:id="15" w:author="Satyakam Dash" w:date="2019-05-02T13:17:00Z">
        <w:r w:rsidR="006B615C">
          <w:rPr>
            <w:bCs/>
            <w:color w:val="000000" w:themeColor="text1"/>
          </w:rPr>
          <w:t xml:space="preserve">found numerous application in metabolic engineering </w:t>
        </w:r>
      </w:ins>
      <w:ins w:id="16" w:author="Satyakam Dash" w:date="2019-05-02T13:20:00Z">
        <w:r w:rsidR="006B615C">
          <w:rPr>
            <w:bCs/>
            <w:color w:val="000000" w:themeColor="text1"/>
          </w:rPr>
          <w:t>such as identifying genetic interventions</w:t>
        </w:r>
      </w:ins>
      <w:ins w:id="17" w:author="Satyakam Dash" w:date="2019-05-02T13:22:00Z">
        <w:r w:rsidR="006B615C">
          <w:rPr>
            <w:bCs/>
            <w:color w:val="000000" w:themeColor="text1"/>
          </w:rPr>
          <w:t xml:space="preserve"> </w:t>
        </w:r>
      </w:ins>
      <w:r w:rsidR="006B615C">
        <w:rPr>
          <w:bCs/>
          <w:color w:val="000000" w:themeColor="text1"/>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Pr>
          <w:bCs/>
          <w:color w:val="000000" w:themeColor="text1"/>
        </w:rPr>
        <w:instrText xml:space="preserve"> ADDIN EN.CITE </w:instrText>
      </w:r>
      <w:r w:rsidR="006B615C">
        <w:rPr>
          <w:bCs/>
          <w:color w:val="000000" w:themeColor="text1"/>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Pr>
          <w:bCs/>
          <w:color w:val="000000" w:themeColor="text1"/>
        </w:rPr>
        <w:instrText xml:space="preserve"> ADDIN EN.CITE.DATA </w:instrText>
      </w:r>
      <w:r w:rsidR="006B615C">
        <w:rPr>
          <w:bCs/>
          <w:color w:val="000000" w:themeColor="text1"/>
        </w:rPr>
      </w:r>
      <w:r w:rsidR="006B615C">
        <w:rPr>
          <w:bCs/>
          <w:color w:val="000000" w:themeColor="text1"/>
        </w:rPr>
        <w:fldChar w:fldCharType="end"/>
      </w:r>
      <w:r w:rsidR="006B615C">
        <w:rPr>
          <w:bCs/>
          <w:color w:val="000000" w:themeColor="text1"/>
        </w:rPr>
      </w:r>
      <w:r w:rsidR="006B615C">
        <w:rPr>
          <w:bCs/>
          <w:color w:val="000000" w:themeColor="text1"/>
        </w:rPr>
        <w:fldChar w:fldCharType="separate"/>
      </w:r>
      <w:r w:rsidR="006B615C">
        <w:rPr>
          <w:bCs/>
          <w:noProof/>
          <w:color w:val="000000" w:themeColor="text1"/>
        </w:rPr>
        <w:t>(Thompson et al., 2015)</w:t>
      </w:r>
      <w:r w:rsidR="006B615C">
        <w:rPr>
          <w:bCs/>
          <w:color w:val="000000" w:themeColor="text1"/>
        </w:rPr>
        <w:fldChar w:fldCharType="end"/>
      </w:r>
      <w:ins w:id="18" w:author="Satyakam Dash" w:date="2019-05-02T13:20:00Z">
        <w:r w:rsidR="006B615C">
          <w:rPr>
            <w:bCs/>
            <w:color w:val="000000" w:themeColor="text1"/>
          </w:rPr>
          <w:t xml:space="preserve">, </w:t>
        </w:r>
      </w:ins>
      <w:ins w:id="19" w:author="Satyakam Dash" w:date="2019-05-02T13:21:00Z">
        <w:r w:rsidR="006B615C">
          <w:rPr>
            <w:bCs/>
            <w:color w:val="000000" w:themeColor="text1"/>
          </w:rPr>
          <w:t>and elucidating pathway costs which lead to overflow metabolism</w:t>
        </w:r>
      </w:ins>
      <w:ins w:id="20" w:author="Satyakam Dash" w:date="2019-05-02T13:22:00Z">
        <w:r w:rsidR="006B615C">
          <w:rPr>
            <w:bCs/>
            <w:color w:val="000000" w:themeColor="text1"/>
          </w:rPr>
          <w:t xml:space="preserve"> </w:t>
        </w:r>
      </w:ins>
      <w:r w:rsidR="006B615C">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Pr>
          <w:bCs/>
          <w:color w:val="000000" w:themeColor="text1"/>
        </w:rPr>
        <w:instrText xml:space="preserve"> ADDIN EN.CITE </w:instrText>
      </w:r>
      <w:r w:rsidR="006B615C">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Pr>
          <w:bCs/>
          <w:color w:val="000000" w:themeColor="text1"/>
        </w:rPr>
        <w:instrText xml:space="preserve"> ADDIN EN.CITE.DATA </w:instrText>
      </w:r>
      <w:r w:rsidR="006B615C">
        <w:rPr>
          <w:bCs/>
          <w:color w:val="000000" w:themeColor="text1"/>
        </w:rPr>
      </w:r>
      <w:r w:rsidR="006B615C">
        <w:rPr>
          <w:bCs/>
          <w:color w:val="000000" w:themeColor="text1"/>
        </w:rPr>
        <w:fldChar w:fldCharType="end"/>
      </w:r>
      <w:r w:rsidR="006B615C">
        <w:rPr>
          <w:bCs/>
          <w:color w:val="000000" w:themeColor="text1"/>
        </w:rPr>
      </w:r>
      <w:r w:rsidR="006B615C">
        <w:rPr>
          <w:bCs/>
          <w:color w:val="000000" w:themeColor="text1"/>
        </w:rPr>
        <w:fldChar w:fldCharType="separate"/>
      </w:r>
      <w:r w:rsidR="006B615C">
        <w:rPr>
          <w:bCs/>
          <w:noProof/>
          <w:color w:val="000000" w:themeColor="text1"/>
        </w:rPr>
        <w:t>(Noor et al., 2014)</w:t>
      </w:r>
      <w:r w:rsidR="006B615C">
        <w:rPr>
          <w:bCs/>
          <w:color w:val="000000" w:themeColor="text1"/>
        </w:rPr>
        <w:fldChar w:fldCharType="end"/>
      </w:r>
      <w:ins w:id="21" w:author="Satyakam Dash" w:date="2019-05-02T13:21:00Z">
        <w:r w:rsidR="006B615C">
          <w:rPr>
            <w:bCs/>
            <w:color w:val="000000" w:themeColor="text1"/>
          </w:rPr>
          <w:t>.</w:t>
        </w:r>
        <w:r w:rsidR="006B615C">
          <w:rPr>
            <w:rStyle w:val="Emphasis"/>
            <w:rFonts w:ascii="Times New Roman" w:hAnsi="Times New Roman" w:cs="Times New Roman"/>
            <w:i w:val="0"/>
            <w:color w:val="000000" w:themeColor="text1"/>
          </w:rPr>
          <w:t xml:space="preserve"> </w:t>
        </w:r>
      </w:ins>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w:t>
      </w:r>
      <w:ins w:id="22" w:author="Satyakam Dash" w:date="2019-05-15T18:42:00Z">
        <w:r w:rsidR="00AA0800">
          <w:rPr>
            <w:rStyle w:val="Emphasis"/>
            <w:rFonts w:ascii="Times New Roman" w:hAnsi="Times New Roman" w:cs="Times New Roman"/>
            <w:i w:val="0"/>
            <w:color w:val="000000" w:themeColor="text1"/>
          </w:rPr>
          <w:t xml:space="preserve">explore </w:t>
        </w:r>
      </w:ins>
      <w:r w:rsidR="00D85970" w:rsidRPr="00CF4292">
        <w:rPr>
          <w:rStyle w:val="Emphasis"/>
          <w:rFonts w:ascii="Times New Roman" w:hAnsi="Times New Roman" w:cs="Times New Roman"/>
          <w:i w:val="0"/>
          <w:color w:val="000000" w:themeColor="text1"/>
        </w:rPr>
        <w:t>genetic interventions</w:t>
      </w:r>
      <w:ins w:id="23" w:author="Satyakam Dash" w:date="2019-05-15T18:43:00Z">
        <w:r w:rsidR="00AA0800">
          <w:rPr>
            <w:rStyle w:val="Emphasis"/>
            <w:rFonts w:ascii="Times New Roman" w:hAnsi="Times New Roman" w:cs="Times New Roman"/>
            <w:i w:val="0"/>
            <w:color w:val="000000" w:themeColor="text1"/>
          </w:rPr>
          <w:t xml:space="preserve"> characterized by unique EFMs</w:t>
        </w:r>
      </w:ins>
      <w:r w:rsidR="00D85970" w:rsidRPr="00CF4292">
        <w:rPr>
          <w:rStyle w:val="Emphasis"/>
          <w:rFonts w:ascii="Times New Roman" w:hAnsi="Times New Roman" w:cs="Times New Roman"/>
          <w:i w:val="0"/>
          <w:color w:val="000000" w:themeColor="text1"/>
        </w:rPr>
        <w:t xml:space="preserve">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0306FB0A" w14:textId="77777777" w:rsidR="00AA0800" w:rsidRDefault="00AA0800" w:rsidP="00AA0800">
      <w:pPr>
        <w:spacing w:line="480" w:lineRule="auto"/>
        <w:ind w:firstLine="360"/>
        <w:jc w:val="both"/>
        <w:rPr>
          <w:ins w:id="24" w:author="Satyakam Dash" w:date="2019-05-15T18:52:00Z"/>
          <w:color w:val="000000" w:themeColor="text1"/>
        </w:rPr>
      </w:pPr>
    </w:p>
    <w:p w14:paraId="5F08ACFD" w14:textId="6F2E98D8" w:rsidR="00BF5461" w:rsidRPr="00CF4292" w:rsidRDefault="00BF5461" w:rsidP="00AA0800">
      <w:pPr>
        <w:spacing w:line="480" w:lineRule="auto"/>
        <w:ind w:firstLine="360"/>
        <w:jc w:val="both"/>
        <w:rPr>
          <w:color w:val="000000" w:themeColor="text1"/>
        </w:rPr>
      </w:pPr>
      <w:r w:rsidRPr="00CF4292">
        <w:rPr>
          <w:color w:val="000000" w:themeColor="text1"/>
        </w:rPr>
        <w:t xml:space="preserve">Metabolite </w:t>
      </w:r>
      <w:ins w:id="25" w:author="Satyakam Dash" w:date="2019-05-15T18:47:00Z">
        <w:r w:rsidR="00AA0800">
          <w:rPr>
            <w:color w:val="000000" w:themeColor="text1"/>
          </w:rPr>
          <w:t xml:space="preserve">and fermentation </w:t>
        </w:r>
      </w:ins>
      <w:r w:rsidRPr="00CF4292">
        <w:rPr>
          <w:color w:val="000000" w:themeColor="text1"/>
        </w:rPr>
        <w:t xml:space="preserve">data is </w:t>
      </w:r>
      <w:ins w:id="26" w:author="Satyakam Dash" w:date="2019-05-15T18:46:00Z">
        <w:r w:rsidR="00AA0800">
          <w:rPr>
            <w:color w:val="000000" w:themeColor="text1"/>
          </w:rPr>
          <w:t xml:space="preserve">chosen from </w:t>
        </w:r>
      </w:ins>
      <w:del w:id="27" w:author="Satyakam Dash" w:date="2019-05-15T18:46:00Z">
        <w:r w:rsidRPr="00CF4292" w:rsidDel="00AA0800">
          <w:rPr>
            <w:color w:val="000000" w:themeColor="text1"/>
          </w:rPr>
          <w:delText xml:space="preserve">from </w:delText>
        </w:r>
      </w:del>
      <w:ins w:id="28" w:author="Satyakam Dash" w:date="2019-05-15T18:46:00Z">
        <w:r w:rsidR="00AA0800">
          <w:rPr>
            <w:color w:val="000000" w:themeColor="text1"/>
          </w:rPr>
          <w:t>one of the dat</w:t>
        </w:r>
      </w:ins>
      <w:ins w:id="29" w:author="Satyakam Dash" w:date="2019-05-15T18:47:00Z">
        <w:r w:rsidR="00AA0800">
          <w:rPr>
            <w:color w:val="000000" w:themeColor="text1"/>
          </w:rPr>
          <w:t>a</w:t>
        </w:r>
      </w:ins>
      <w:ins w:id="30" w:author="Satyakam Dash" w:date="2019-05-15T18:46:00Z">
        <w:r w:rsidR="00AA0800">
          <w:rPr>
            <w:color w:val="000000" w:themeColor="text1"/>
          </w:rPr>
          <w:t xml:space="preserve">sets presented in </w:t>
        </w:r>
      </w:ins>
      <w:r w:rsidRPr="00CF4292">
        <w:rPr>
          <w:color w:val="000000" w:themeColor="text1"/>
        </w:rPr>
        <w:t xml:space="preserve">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ins w:id="31" w:author="Satyakam Dash" w:date="2019-05-15T18:48:00Z">
        <w:r w:rsidR="00AA0800">
          <w:rPr>
            <w:color w:val="000000" w:themeColor="text1"/>
          </w:rPr>
          <w:t xml:space="preserve">. The datasets different in terms of </w:t>
        </w:r>
        <w:del w:id="32" w:author="Dan Olson" w:date="2019-05-16T10:58:00Z">
          <w:r w:rsidR="00AA0800" w:rsidDel="0064091A">
            <w:rPr>
              <w:color w:val="000000" w:themeColor="text1"/>
            </w:rPr>
            <w:delText>biomass levels</w:delText>
          </w:r>
        </w:del>
      </w:ins>
      <w:ins w:id="33" w:author="Dan Olson" w:date="2019-05-16T10:58:00Z">
        <w:r w:rsidR="0064091A">
          <w:rPr>
            <w:color w:val="000000" w:themeColor="text1"/>
          </w:rPr>
          <w:t>cell biomass concentration</w:t>
        </w:r>
      </w:ins>
      <w:ins w:id="34" w:author="Satyakam Dash" w:date="2019-05-15T18:48:00Z">
        <w:r w:rsidR="00AA0800">
          <w:rPr>
            <w:color w:val="000000" w:themeColor="text1"/>
          </w:rPr>
          <w:t xml:space="preserve"> and ethanol </w:t>
        </w:r>
      </w:ins>
      <w:ins w:id="35" w:author="Satyakam Dash" w:date="2019-05-15T18:49:00Z">
        <w:r w:rsidR="00AA0800">
          <w:rPr>
            <w:color w:val="000000" w:themeColor="text1"/>
          </w:rPr>
          <w:t>concertation</w:t>
        </w:r>
      </w:ins>
      <w:ins w:id="36" w:author="Satyakam Dash" w:date="2019-05-15T18:48:00Z">
        <w:r w:rsidR="00AA0800">
          <w:rPr>
            <w:color w:val="000000" w:themeColor="text1"/>
          </w:rPr>
          <w:t xml:space="preserve"> values.</w:t>
        </w:r>
      </w:ins>
      <w:r w:rsidRPr="00CF4292">
        <w:rPr>
          <w:color w:val="000000" w:themeColor="text1"/>
        </w:rPr>
        <w:t xml:space="preserve"> </w:t>
      </w:r>
      <w:ins w:id="37" w:author="Satyakam Dash" w:date="2019-05-15T18:50:00Z">
        <w:r w:rsidR="00AA0800">
          <w:rPr>
            <w:color w:val="000000" w:themeColor="text1"/>
          </w:rPr>
          <w:t>Combining the datasets led to a significant increase in metabolite pool uncertainty</w:t>
        </w:r>
      </w:ins>
      <w:ins w:id="38" w:author="Satyakam Dash" w:date="2019-05-15T18:52:00Z">
        <w:r w:rsidR="00F1254F">
          <w:rPr>
            <w:color w:val="000000" w:themeColor="text1"/>
          </w:rPr>
          <w:t xml:space="preserve"> (supplementary **)</w:t>
        </w:r>
      </w:ins>
      <w:ins w:id="39" w:author="Satyakam Dash" w:date="2019-05-15T18:51:00Z">
        <w:r w:rsidR="00AA0800">
          <w:rPr>
            <w:color w:val="000000" w:themeColor="text1"/>
          </w:rPr>
          <w:t xml:space="preserve"> to ensure thermodynamic feasibility of the pathways for no ethanol conditions. </w:t>
        </w:r>
      </w:ins>
      <w:ins w:id="40" w:author="Dan Olson" w:date="2019-05-16T11:05:00Z">
        <w:r w:rsidR="000079AC">
          <w:rPr>
            <w:color w:val="000000" w:themeColor="text1"/>
          </w:rPr>
          <w:t>For o</w:t>
        </w:r>
      </w:ins>
      <w:ins w:id="41" w:author="Dan Olson" w:date="2019-05-16T11:06:00Z">
        <w:r w:rsidR="000079AC">
          <w:rPr>
            <w:color w:val="000000" w:themeColor="text1"/>
          </w:rPr>
          <w:t>ur analysis, we chose the dataset with the best coverage of glycolytic intermediates</w:t>
        </w:r>
      </w:ins>
      <w:ins w:id="42" w:author="Dan Olson" w:date="2019-05-16T11:07:00Z">
        <w:r w:rsidR="000079AC">
          <w:rPr>
            <w:color w:val="000000" w:themeColor="text1"/>
          </w:rPr>
          <w:t xml:space="preserve"> for our subsequent analysis</w:t>
        </w:r>
      </w:ins>
      <w:ins w:id="43" w:author="Dan Olson" w:date="2019-05-16T11:06:00Z">
        <w:r w:rsidR="000079AC">
          <w:rPr>
            <w:color w:val="000000" w:themeColor="text1"/>
          </w:rPr>
          <w:t xml:space="preserve">. </w:t>
        </w:r>
      </w:ins>
      <w:commentRangeStart w:id="44"/>
      <w:ins w:id="45" w:author="Satyakam Dash" w:date="2019-05-15T18:51:00Z">
        <w:del w:id="46" w:author="Dan Olson" w:date="2019-05-16T11:06:00Z">
          <w:r w:rsidR="00AA0800" w:rsidDel="000079AC">
            <w:rPr>
              <w:color w:val="000000" w:themeColor="text1"/>
            </w:rPr>
            <w:delText>Thus, w</w:delText>
          </w:r>
        </w:del>
      </w:ins>
      <w:ins w:id="47" w:author="Satyakam Dash" w:date="2019-05-15T18:49:00Z">
        <w:del w:id="48" w:author="Dan Olson" w:date="2019-05-16T11:06:00Z">
          <w:r w:rsidR="00AA0800" w:rsidDel="000079AC">
            <w:rPr>
              <w:color w:val="000000" w:themeColor="text1"/>
            </w:rPr>
            <w:delText xml:space="preserve">e chose the dataset with higher ATP charge value </w:delText>
          </w:r>
        </w:del>
      </w:ins>
      <w:commentRangeEnd w:id="44"/>
      <w:del w:id="49" w:author="Dan Olson" w:date="2019-05-16T11:06:00Z">
        <w:r w:rsidR="0064091A" w:rsidDel="000079AC">
          <w:rPr>
            <w:rStyle w:val="CommentReference"/>
            <w:rFonts w:ascii="Liberation Serif" w:hAnsi="Liberation Serif" w:cs="Mangal"/>
            <w:color w:val="00000A"/>
            <w:lang w:eastAsia="zh-CN" w:bidi="hi-IN"/>
          </w:rPr>
          <w:commentReference w:id="44"/>
        </w:r>
      </w:del>
      <w:ins w:id="50" w:author="Satyakam Dash" w:date="2019-05-15T18:49:00Z">
        <w:del w:id="51" w:author="Dan Olson" w:date="2019-05-16T10:59:00Z">
          <w:r w:rsidR="00AA0800" w:rsidDel="0064091A">
            <w:rPr>
              <w:color w:val="000000" w:themeColor="text1"/>
            </w:rPr>
            <w:delText>signifying arrested metabolism</w:delText>
          </w:r>
        </w:del>
        <w:del w:id="52" w:author="Dan Olson" w:date="2019-05-16T11:06:00Z">
          <w:r w:rsidR="00AA0800" w:rsidDel="000079AC">
            <w:rPr>
              <w:color w:val="000000" w:themeColor="text1"/>
            </w:rPr>
            <w:delText xml:space="preserve">. </w:delText>
          </w:r>
        </w:del>
      </w:ins>
      <w:del w:id="53" w:author="Dan Olson" w:date="2019-05-16T11:06:00Z">
        <w:r w:rsidRPr="00CF4292" w:rsidDel="000079AC">
          <w:rPr>
            <w:color w:val="000000" w:themeColor="text1"/>
          </w:rPr>
          <w:delText xml:space="preserve">and the </w:delText>
        </w:r>
      </w:del>
      <w:del w:id="54" w:author="Satyakam Dash" w:date="2019-05-15T18:47:00Z">
        <w:r w:rsidRPr="00CF4292" w:rsidDel="00AA0800">
          <w:rPr>
            <w:color w:val="000000" w:themeColor="text1"/>
          </w:rPr>
          <w:delText>fermentation is</w:delText>
        </w:r>
      </w:del>
      <w:ins w:id="55" w:author="Satyakam Dash" w:date="2019-05-15T18:47:00Z">
        <w:r w:rsidR="00AA0800">
          <w:rPr>
            <w:color w:val="000000" w:themeColor="text1"/>
          </w:rPr>
          <w:t>The datasets are</w:t>
        </w:r>
      </w:ins>
      <w:r w:rsidRPr="00CF4292">
        <w:rPr>
          <w:color w:val="000000" w:themeColor="text1"/>
        </w:rPr>
        <w:t xml:space="preserve"> described </w:t>
      </w:r>
      <w:ins w:id="56" w:author="Satyakam Dash" w:date="2019-05-15T18:47:00Z">
        <w:r w:rsidR="00AA0800">
          <w:rPr>
            <w:color w:val="000000" w:themeColor="text1"/>
          </w:rPr>
          <w:t xml:space="preserve">here </w:t>
        </w:r>
      </w:ins>
      <w:r w:rsidRPr="00CF4292">
        <w:rPr>
          <w:color w:val="000000" w:themeColor="text1"/>
        </w:rPr>
        <w:t>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37593821" w:rsidR="00BF5461" w:rsidRPr="00CF4292" w:rsidRDefault="00BF5461" w:rsidP="00BF5461">
      <w:pPr>
        <w:spacing w:line="480" w:lineRule="auto"/>
        <w:jc w:val="both"/>
        <w:rPr>
          <w:color w:val="000000" w:themeColor="text1"/>
        </w:rPr>
      </w:pPr>
      <w:r w:rsidRPr="00CF4292">
        <w:rPr>
          <w:color w:val="000000" w:themeColor="text1"/>
        </w:rPr>
        <w:lastRenderedPageBreak/>
        <w:t>In addition, NADH was not observed for the no</w:t>
      </w:r>
      <w:ins w:id="57" w:author="Dan Olson" w:date="2019-05-16T11:07:00Z">
        <w:r w:rsidR="000079AC">
          <w:rPr>
            <w:color w:val="000000" w:themeColor="text1"/>
          </w:rPr>
          <w:t>-</w:t>
        </w:r>
      </w:ins>
      <w:del w:id="58" w:author="Dan Olson" w:date="2019-05-16T11:07:00Z">
        <w:r w:rsidRPr="00CF4292" w:rsidDel="000079AC">
          <w:rPr>
            <w:color w:val="000000" w:themeColor="text1"/>
          </w:rPr>
          <w:delText xml:space="preserve"> </w:delText>
        </w:r>
      </w:del>
      <w:r w:rsidRPr="00CF4292">
        <w:rPr>
          <w:color w:val="000000" w:themeColor="text1"/>
        </w:rPr>
        <w:t>ethanol</w:t>
      </w:r>
      <w:ins w:id="59" w:author="Dan Olson" w:date="2019-05-16T11:07:00Z">
        <w:r w:rsidR="000079AC">
          <w:rPr>
            <w:color w:val="000000" w:themeColor="text1"/>
          </w:rPr>
          <w:t>-</w:t>
        </w:r>
      </w:ins>
      <w:del w:id="60" w:author="Dan Olson" w:date="2019-05-16T11:07:00Z">
        <w:r w:rsidRPr="00CF4292" w:rsidDel="000079AC">
          <w:rPr>
            <w:color w:val="000000" w:themeColor="text1"/>
          </w:rPr>
          <w:delText xml:space="preserve"> </w:delText>
        </w:r>
      </w:del>
      <w:r w:rsidRPr="00CF4292">
        <w:rPr>
          <w:color w:val="000000" w:themeColor="text1"/>
        </w:rPr>
        <w:t>control cultures</w:t>
      </w:r>
      <w:ins w:id="61" w:author="Dan Olson" w:date="2019-05-16T11:07:00Z">
        <w:r w:rsidR="000079AC">
          <w:rPr>
            <w:color w:val="000000" w:themeColor="text1"/>
          </w:rPr>
          <w:t xml:space="preserve"> (in this dataset)</w:t>
        </w:r>
      </w:ins>
      <w:r w:rsidRPr="00CF4292">
        <w:rPr>
          <w:color w:val="000000" w:themeColor="text1"/>
        </w:rPr>
        <w:t>.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6545C0FC" w:rsidR="00BF5461" w:rsidRDefault="00BF5461" w:rsidP="00BF5461">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ins w:id="62" w:author="Satyakam Dash" w:date="2019-05-15T18:52:00Z">
        <w:r w:rsidR="00F1254F">
          <w:rPr>
            <w:color w:val="000000" w:themeColor="text1"/>
          </w:rPr>
          <w:t xml:space="preserve"> The </w:t>
        </w:r>
      </w:ins>
      <w:ins w:id="63" w:author="Satyakam Dash" w:date="2019-05-15T18:53:00Z">
        <w:r w:rsidR="00F1254F">
          <w:rPr>
            <w:color w:val="000000" w:themeColor="text1"/>
          </w:rPr>
          <w:t xml:space="preserve">metabolite concentration bounds for all the timepoints </w:t>
        </w:r>
      </w:ins>
      <w:ins w:id="64" w:author="Satyakam Dash" w:date="2019-05-15T18:55:00Z">
        <w:r w:rsidR="00F1254F">
          <w:rPr>
            <w:color w:val="000000" w:themeColor="text1"/>
          </w:rPr>
          <w:t xml:space="preserve">inclusive of the 20% error </w:t>
        </w:r>
      </w:ins>
      <w:ins w:id="65" w:author="Satyakam Dash" w:date="2019-05-15T18:53:00Z">
        <w:r w:rsidR="00F1254F">
          <w:rPr>
            <w:color w:val="000000" w:themeColor="text1"/>
          </w:rPr>
          <w:t>can be found in supplementary file XX.</w:t>
        </w:r>
      </w:ins>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w:t>
      </w:r>
      <w:r w:rsidRPr="00CF4292">
        <w:rPr>
          <w:color w:val="000000" w:themeColor="text1"/>
        </w:rPr>
        <w:lastRenderedPageBreak/>
        <w:t xml:space="preserve">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64091A"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66" w:name="method_3_2_18"/>
            <w:r w:rsidRPr="00CF4292">
              <w:rPr>
                <w:color w:val="000000" w:themeColor="text1"/>
              </w:rPr>
              <w:t>(3)</w:t>
            </w:r>
            <w:bookmarkEnd w:id="66"/>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67" w:name="method_3_2_19"/>
            <w:r w:rsidRPr="00CF4292">
              <w:rPr>
                <w:color w:val="000000" w:themeColor="text1"/>
              </w:rPr>
              <w:t>(4)</w:t>
            </w:r>
            <w:bookmarkEnd w:id="67"/>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68" w:name="method_3_2_20"/>
            <w:r w:rsidRPr="00CF4292">
              <w:rPr>
                <w:color w:val="000000" w:themeColor="text1"/>
              </w:rPr>
              <w:t>(5)</w:t>
            </w:r>
            <w:bookmarkEnd w:id="68"/>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 xml:space="preserve">(Bennett and San, 2009; Meyer and </w:t>
      </w:r>
      <w:r>
        <w:rPr>
          <w:noProof/>
          <w:color w:val="000000" w:themeColor="text1"/>
        </w:rPr>
        <w:lastRenderedPageBreak/>
        <w:t>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mM.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64091A"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64091A"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64091A"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64091A"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64091A"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w:t>
      </w:r>
      <w:r w:rsidR="00BA5B98" w:rsidRPr="00BA5B98">
        <w:rPr>
          <w:color w:val="000000" w:themeColor="text1"/>
        </w:rPr>
        <w:lastRenderedPageBreak/>
        <w:t>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6B3F87DA"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w:t>
      </w:r>
      <w:ins w:id="69" w:author="Dan Olson" w:date="2019-05-16T11:10:00Z">
        <w:r w:rsidR="000079AC">
          <w:rPr>
            <w:bCs/>
            <w:color w:val="000000" w:themeColor="text1"/>
          </w:rPr>
          <w:t>a</w:t>
        </w:r>
      </w:ins>
      <w:del w:id="70" w:author="Satyakam Dash" w:date="2019-05-02T13:23:00Z">
        <w:r w:rsidR="00097971" w:rsidRPr="00CF4292" w:rsidDel="006B615C">
          <w:rPr>
            <w:bCs/>
            <w:color w:val="000000" w:themeColor="text1"/>
          </w:rPr>
          <w:delText>the concept of</w:delText>
        </w:r>
      </w:del>
      <w:ins w:id="71" w:author="Satyakam Dash" w:date="2019-05-02T13:23:00Z">
        <w:r w:rsidR="006B615C">
          <w:rPr>
            <w:bCs/>
            <w:color w:val="000000" w:themeColor="text1"/>
          </w:rPr>
          <w:t xml:space="preserve"> set of</w:t>
        </w:r>
      </w:ins>
      <w:r w:rsidR="00097971" w:rsidRPr="00CF4292">
        <w:rPr>
          <w:bCs/>
          <w:color w:val="000000" w:themeColor="text1"/>
        </w:rPr>
        <w:t xml:space="preserve"> </w:t>
      </w:r>
      <w:ins w:id="72" w:author="Satyakam Dash" w:date="2019-05-02T13:23:00Z">
        <w:r w:rsidR="006B615C" w:rsidRPr="00CF4292">
          <w:rPr>
            <w:bCs/>
            <w:color w:val="000000" w:themeColor="text1"/>
          </w:rPr>
          <w:t xml:space="preserve">redox and energy balanced </w:t>
        </w:r>
      </w:ins>
      <w:r w:rsidR="00097971" w:rsidRPr="00CF4292">
        <w:rPr>
          <w:bCs/>
          <w:color w:val="000000" w:themeColor="text1"/>
        </w:rPr>
        <w:t>elementary flux modes (EFMs)</w:t>
      </w:r>
      <w:del w:id="73" w:author="Satyakam Dash" w:date="2019-05-02T13:24:00Z">
        <w:r w:rsidR="00097971" w:rsidRPr="00CF4292" w:rsidDel="006B615C">
          <w:rPr>
            <w:bCs/>
            <w:color w:val="000000" w:themeColor="text1"/>
          </w:rPr>
          <w:delText xml:space="preserve"> defined as a </w:delText>
        </w:r>
      </w:del>
      <w:del w:id="74" w:author="Satyakam Dash" w:date="2019-05-02T13:23:00Z">
        <w:r w:rsidR="00097971" w:rsidRPr="00CF4292" w:rsidDel="006B615C">
          <w:rPr>
            <w:bCs/>
            <w:color w:val="000000" w:themeColor="text1"/>
          </w:rPr>
          <w:delText xml:space="preserve">redox and energy balanced </w:delText>
        </w:r>
      </w:del>
      <w:del w:id="75" w:author="Satyakam Dash" w:date="2019-05-02T13:24:00Z">
        <w:r w:rsidR="005231AF" w:rsidDel="006B615C">
          <w:rPr>
            <w:bCs/>
            <w:color w:val="000000" w:themeColor="text1"/>
          </w:rPr>
          <w:fldChar w:fldCharType="begin"/>
        </w:r>
        <w:r w:rsidR="005231AF" w:rsidDel="006B615C">
          <w:rPr>
            <w:bCs/>
            <w:color w:val="000000" w:themeColor="text1"/>
          </w:rPr>
          <w:del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(Wlaschin et al., 2006)</w:delText>
        </w:r>
        <w:r w:rsidR="005231AF" w:rsidDel="006B615C">
          <w:rPr>
            <w:bCs/>
            <w:color w:val="000000" w:themeColor="text1"/>
          </w:rPr>
          <w:fldChar w:fldCharType="end"/>
        </w:r>
        <w:r w:rsidR="00097971" w:rsidRPr="00CF4292" w:rsidDel="006B615C">
          <w:rPr>
            <w:bCs/>
            <w:color w:val="000000" w:themeColor="text1"/>
          </w:rPr>
          <w:delText>minimal set of reactions that unde</w:delText>
        </w:r>
        <w:r w:rsidR="006A5EC6" w:rsidRPr="00CF4292" w:rsidDel="006B615C">
          <w:rPr>
            <w:bCs/>
            <w:color w:val="000000" w:themeColor="text1"/>
          </w:rPr>
          <w:delText>r steady-state conditions allows</w:delText>
        </w:r>
        <w:r w:rsidR="00097971" w:rsidRPr="00CF4292" w:rsidDel="006B615C">
          <w:rPr>
            <w:bCs/>
            <w:color w:val="000000" w:themeColor="text1"/>
          </w:rPr>
          <w:delText xml:space="preserve"> for the generation of </w:delText>
        </w:r>
        <w:r w:rsidR="006A5EC6" w:rsidRPr="00CF4292" w:rsidDel="006B615C">
          <w:rPr>
            <w:bCs/>
            <w:color w:val="000000" w:themeColor="text1"/>
          </w:rPr>
          <w:delText xml:space="preserve">a </w:delText>
        </w:r>
        <w:r w:rsidR="00097971" w:rsidRPr="00CF4292" w:rsidDel="006B615C">
          <w:rPr>
            <w:bCs/>
            <w:color w:val="000000" w:themeColor="text1"/>
          </w:rPr>
          <w:delText>set of products fr</w:delText>
        </w:r>
        <w:r w:rsidR="005231AF" w:rsidDel="006B615C">
          <w:rPr>
            <w:bCs/>
            <w:color w:val="000000" w:themeColor="text1"/>
          </w:rPr>
          <w:delText xml:space="preserve">om a given set of reactants </w:delText>
        </w:r>
        <w:r w:rsidR="005231AF" w:rsidDel="006B615C">
          <w:rPr>
            <w:bCs/>
            <w:color w:val="000000" w:themeColor="text1"/>
          </w:rPr>
          <w:fldChar w:fldCharType="begin"/>
        </w:r>
        <w:r w:rsidR="005231AF" w:rsidDel="006B615C">
          <w:rPr>
            <w:bCs/>
            <w:color w:val="000000" w:themeColor="text1"/>
          </w:rPr>
          <w:del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(Trinh et al., 2009)</w:delText>
        </w:r>
        <w:r w:rsidR="005231AF" w:rsidDel="006B615C">
          <w:rPr>
            <w:bCs/>
            <w:color w:val="000000" w:themeColor="text1"/>
          </w:rPr>
          <w:fldChar w:fldCharType="end"/>
        </w:r>
      </w:del>
      <w:r w:rsidR="00097971" w:rsidRPr="00CF4292">
        <w:rPr>
          <w:bCs/>
          <w:color w:val="000000" w:themeColor="text1"/>
        </w:rPr>
        <w:t xml:space="preserve">.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w:t>
      </w:r>
      <w:ins w:id="76" w:author="Dan Olson" w:date="2019-05-16T11:10:00Z">
        <w:r w:rsidR="000079AC">
          <w:rPr>
            <w:bCs/>
            <w:color w:val="000000" w:themeColor="text1"/>
          </w:rPr>
          <w:t xml:space="preserve"> </w:t>
        </w:r>
      </w:ins>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w:t>
      </w:r>
      <w:del w:id="77" w:author="Satyakam Dash" w:date="2019-05-15T19:01:00Z">
        <w:r w:rsidR="00B637E4" w:rsidRPr="00CF4292" w:rsidDel="00F5249E">
          <w:rPr>
            <w:bCs/>
            <w:color w:val="000000" w:themeColor="text1"/>
          </w:rPr>
          <w:delText>1</w:delText>
        </w:r>
      </w:del>
      <w:r w:rsidR="00B637E4" w:rsidRPr="00CF4292">
        <w:rPr>
          <w:bCs/>
          <w:color w:val="000000" w:themeColor="text1"/>
        </w:rPr>
        <w:t>3 kJ/mol</w:t>
      </w:r>
      <w:ins w:id="78" w:author="Satyakam Dash" w:date="2019-05-02T13:07:00Z">
        <w:r w:rsidR="002C5F88">
          <w:rPr>
            <w:bCs/>
            <w:color w:val="000000" w:themeColor="text1"/>
          </w:rPr>
          <w:t xml:space="preserve">, </w:t>
        </w:r>
      </w:ins>
      <w:ins w:id="79" w:author="Dan Olson" w:date="2019-05-16T11:10:00Z">
        <w:r w:rsidR="000079AC">
          <w:rPr>
            <w:bCs/>
            <w:color w:val="000000" w:themeColor="text1"/>
          </w:rPr>
          <w:t xml:space="preserve">the </w:t>
        </w:r>
      </w:ins>
      <w:ins w:id="80" w:author="Satyakam Dash" w:date="2019-05-02T13:07:00Z">
        <w:r w:rsidR="002C5F88">
          <w:rPr>
            <w:bCs/>
            <w:color w:val="000000" w:themeColor="text1"/>
          </w:rPr>
          <w:t>negative value</w:t>
        </w:r>
      </w:ins>
      <w:ins w:id="81" w:author="Satyakam Dash" w:date="2019-05-02T13:06:00Z">
        <w:r w:rsidR="002C5F88">
          <w:rPr>
            <w:bCs/>
            <w:color w:val="000000" w:themeColor="text1"/>
          </w:rPr>
          <w:t xml:space="preserve"> implies pathway is thermodynamically infeasible</w:t>
        </w:r>
      </w:ins>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kJ/mol</w:t>
      </w:r>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mol ATP/mol</w:t>
      </w:r>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kJ/mol)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57B1049D" w:rsidR="00097971" w:rsidRPr="00CF4292" w:rsidRDefault="00D84A79" w:rsidP="00097971">
      <w:pPr>
        <w:keepNext/>
        <w:spacing w:line="480" w:lineRule="auto"/>
        <w:jc w:val="both"/>
        <w:rPr>
          <w:color w:val="000000" w:themeColor="text1"/>
        </w:rPr>
      </w:pPr>
      <w:r>
        <w:rPr>
          <w:noProof/>
          <w:color w:val="000000" w:themeColor="text1"/>
        </w:rPr>
        <w:lastRenderedPageBreak/>
        <w:drawing>
          <wp:inline distT="0" distB="0" distL="0" distR="0" wp14:anchorId="44A05733" wp14:editId="64765FB6">
            <wp:extent cx="6324600" cy="2286000"/>
            <wp:effectExtent l="0" t="0" r="0" b="0"/>
            <wp:docPr id="1" name="Picture 1" descr="Fig_1_all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_all_EF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455"/>
                    <a:stretch/>
                  </pic:blipFill>
                  <pic:spPr bwMode="auto">
                    <a:xfrm>
                      <a:off x="0" y="0"/>
                      <a:ext cx="6324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2A3C793D"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commentRangeStart w:id="82"/>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del w:id="83" w:author="Satyakam Dash" w:date="2019-05-02T09:42:00Z">
        <w:r w:rsidR="00BB01FF" w:rsidRPr="003B4B79" w:rsidDel="003B4B79">
          <w:rPr>
            <w:color w:val="FF0000"/>
          </w:rPr>
          <w:delText>is</w:delText>
        </w:r>
        <w:r w:rsidR="00BB01FF" w:rsidRPr="003B4B79" w:rsidDel="003B4B79">
          <w:rPr>
            <w:color w:val="FF0000"/>
            <w:rPrChange w:id="84" w:author="Satyakam Dash" w:date="2019-05-02T09:42:00Z">
              <w:rPr>
                <w:color w:val="000000" w:themeColor="text1"/>
              </w:rPr>
            </w:rPrChange>
          </w:rPr>
          <w:delText xml:space="preserve"> </w:delText>
        </w:r>
      </w:del>
      <w:ins w:id="85" w:author="Satyakam Dash" w:date="2019-05-02T09:42:00Z">
        <w:r w:rsidR="003B4B79" w:rsidRPr="003B4B79">
          <w:rPr>
            <w:color w:val="FF0000"/>
          </w:rPr>
          <w:t>is</w:t>
        </w:r>
        <w:r w:rsidR="003B4B79">
          <w:rPr>
            <w:color w:val="000000" w:themeColor="text1"/>
          </w:rPr>
          <w:t xml:space="preserve"> </w:t>
        </w:r>
      </w:ins>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 xml:space="preserve">ADH reaction and leads to NADH accumulation. </w:t>
      </w:r>
      <w:commentRangeEnd w:id="82"/>
      <w:r w:rsidR="000079AC">
        <w:rPr>
          <w:rStyle w:val="CommentReference"/>
          <w:rFonts w:ascii="Liberation Serif" w:hAnsi="Liberation Serif" w:cs="Mangal"/>
          <w:color w:val="00000A"/>
          <w:lang w:eastAsia="zh-CN" w:bidi="hi-IN"/>
        </w:rPr>
        <w:commentReference w:id="82"/>
      </w:r>
      <w:r w:rsidR="001F65DA" w:rsidRPr="001F65DA">
        <w:rPr>
          <w:color w:val="000000" w:themeColor="text1"/>
        </w:rPr>
        <w:t>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w:t>
      </w:r>
      <w:proofErr w:type="gramStart"/>
      <w:r w:rsidR="001F65DA" w:rsidRPr="001F65DA">
        <w:rPr>
          <w:color w:val="000000" w:themeColor="text1"/>
        </w:rPr>
        <w:t>constrain</w:t>
      </w:r>
      <w:ins w:id="86" w:author="Dan Olson" w:date="2019-05-16T11:12:00Z">
        <w:r w:rsidR="000079AC">
          <w:rPr>
            <w:color w:val="000000" w:themeColor="text1"/>
          </w:rPr>
          <w:t>s</w:t>
        </w:r>
      </w:ins>
      <w:proofErr w:type="gramEnd"/>
      <w:r w:rsidR="001F65DA" w:rsidRPr="001F65DA">
        <w:rPr>
          <w:color w:val="000000" w:themeColor="text1"/>
        </w:rPr>
        <w:t xml:space="preserve"> </w:t>
      </w:r>
      <w:ins w:id="87" w:author="Dan Olson" w:date="2019-05-16T11:13:00Z">
        <w:r w:rsidR="000079AC">
          <w:rPr>
            <w:color w:val="000000" w:themeColor="text1"/>
          </w:rPr>
          <w:t xml:space="preserve">the </w:t>
        </w:r>
      </w:ins>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ins w:id="88" w:author="Dan Olson" w:date="2019-05-16T11:13:00Z">
        <w:r w:rsidR="000079AC">
          <w:rPr>
            <w:bCs/>
            <w:color w:val="000000" w:themeColor="text1"/>
          </w:rPr>
          <w:t>s</w:t>
        </w:r>
      </w:ins>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 xml:space="preserve">rather than a single one. This </w:t>
      </w:r>
      <w:del w:id="89" w:author="Dan Olson" w:date="2019-05-16T11:13:00Z">
        <w:r w:rsidR="001F65DA" w:rsidRPr="00193365" w:rsidDel="000079AC">
          <w:rPr>
            <w:bCs/>
            <w:color w:val="000000" w:themeColor="text1"/>
          </w:rPr>
          <w:delText>may allude</w:delText>
        </w:r>
        <w:r w:rsidR="001F65DA" w:rsidRPr="001F65DA" w:rsidDel="000079AC">
          <w:rPr>
            <w:color w:val="000000" w:themeColor="text1"/>
          </w:rPr>
          <w:delText xml:space="preserve"> to</w:delText>
        </w:r>
      </w:del>
      <w:ins w:id="90" w:author="Dan Olson" w:date="2019-05-16T11:13:00Z">
        <w:r w:rsidR="000079AC">
          <w:rPr>
            <w:bCs/>
            <w:color w:val="000000" w:themeColor="text1"/>
          </w:rPr>
          <w:t>suggests</w:t>
        </w:r>
      </w:ins>
      <w:r w:rsidR="001F65DA" w:rsidRPr="001F65DA">
        <w:rPr>
          <w:color w:val="000000" w:themeColor="text1"/>
        </w:rPr>
        <w:t xml:space="preserve"> </w:t>
      </w:r>
      <w:r w:rsidR="001F65DA" w:rsidRPr="00193365">
        <w:rPr>
          <w:bCs/>
          <w:color w:val="000000" w:themeColor="text1"/>
        </w:rPr>
        <w:t xml:space="preserve">that there are no remaining ways to re-allocate concentrations </w:t>
      </w:r>
      <w:proofErr w:type="gramStart"/>
      <w:r w:rsidR="001F65DA" w:rsidRPr="00193365">
        <w:rPr>
          <w:bCs/>
          <w:color w:val="000000" w:themeColor="text1"/>
        </w:rPr>
        <w:t>so as to</w:t>
      </w:r>
      <w:proofErr w:type="gramEnd"/>
      <w:r w:rsidR="001F65DA" w:rsidRPr="00193365">
        <w:rPr>
          <w:bCs/>
          <w:color w:val="000000" w:themeColor="text1"/>
        </w:rPr>
        <w:t xml:space="preserve">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49E27CF0"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ins w:id="91" w:author="Satyakam Dash" w:date="2019-05-02T09:42:00Z">
        <w:r w:rsidR="003B4B79" w:rsidRPr="002C155E">
          <w:rPr>
            <w:color w:val="FF0000"/>
          </w:rPr>
          <w:t xml:space="preserve">in </w:t>
        </w:r>
        <w:r w:rsidR="003B4B79" w:rsidRPr="002C155E">
          <w:rPr>
            <w:bCs/>
            <w:color w:val="FF0000"/>
          </w:rPr>
          <w:t>kJ/mol</w:t>
        </w:r>
      </w:ins>
      <w:del w:id="92" w:author="Satyakam Dash" w:date="2019-05-02T09:42:00Z">
        <w:r w:rsidR="002C155E" w:rsidRPr="002C155E" w:rsidDel="003B4B79">
          <w:rPr>
            <w:color w:val="FF0000"/>
          </w:rPr>
          <w:delText xml:space="preserve">in </w:delText>
        </w:r>
        <w:r w:rsidR="002C155E" w:rsidRPr="002C155E" w:rsidDel="003B4B79">
          <w:rPr>
            <w:bCs/>
            <w:color w:val="FF0000"/>
          </w:rPr>
          <w:delText>kJ/mol</w:delText>
        </w:r>
      </w:del>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907042" w:rsidRPr="00CF4292" w14:paraId="553DEC30" w14:textId="77777777" w:rsidTr="00F66BDC">
        <w:trPr>
          <w:trHeight w:val="191"/>
          <w:jc w:val="center"/>
        </w:trPr>
        <w:tc>
          <w:tcPr>
            <w:tcW w:w="1634" w:type="dxa"/>
            <w:tcBorders>
              <w:top w:val="single" w:sz="4" w:space="0" w:color="00000A"/>
            </w:tcBorders>
            <w:shd w:val="clear" w:color="auto" w:fill="auto"/>
            <w:vAlign w:val="center"/>
          </w:tcPr>
          <w:p w14:paraId="188AC4D9" w14:textId="77777777" w:rsidR="00907042" w:rsidRPr="00CF4292" w:rsidRDefault="00907042"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5408" w:type="dxa"/>
            <w:gridSpan w:val="2"/>
            <w:tcBorders>
              <w:top w:val="single" w:sz="4" w:space="0" w:color="00000A"/>
              <w:bottom w:val="single" w:sz="4" w:space="0" w:color="00000A"/>
            </w:tcBorders>
            <w:shd w:val="clear" w:color="auto" w:fill="auto"/>
            <w:vAlign w:val="center"/>
          </w:tcPr>
          <w:p w14:paraId="5C15EC0F" w14:textId="0FE9C58E" w:rsidR="00907042" w:rsidRPr="00CF4292" w:rsidDel="00907042" w:rsidRDefault="00907042" w:rsidP="00E03472">
            <w:pPr>
              <w:jc w:val="center"/>
              <w:rPr>
                <w:del w:id="93" w:author="Dan Olson" w:date="2019-05-16T11:14:00Z"/>
                <w:color w:val="000000" w:themeColor="text1"/>
              </w:rPr>
            </w:pPr>
            <w:ins w:id="94" w:author="Dan Olson" w:date="2019-05-16T11:14:00Z">
              <w:r>
                <w:rPr>
                  <w:rFonts w:eastAsia="Times New Roman"/>
                  <w:color w:val="000000" w:themeColor="text1"/>
                </w:rPr>
                <w:t>Pathway MDF (kJ/mol)</w:t>
              </w:r>
            </w:ins>
            <w:del w:id="95" w:author="Dan Olson" w:date="2019-05-16T11:14:00Z">
              <w:r w:rsidRPr="00CF4292" w:rsidDel="00907042">
                <w:rPr>
                  <w:rFonts w:eastAsia="Times New Roman"/>
                  <w:color w:val="000000" w:themeColor="text1"/>
                </w:rPr>
                <w:delText>Externally added</w:delText>
              </w:r>
              <w:r w:rsidRPr="00CF4292" w:rsidDel="00907042">
                <w:rPr>
                  <w:color w:val="000000" w:themeColor="text1"/>
                </w:rPr>
                <w:delText xml:space="preserve"> ethanol</w:delText>
              </w:r>
            </w:del>
          </w:p>
          <w:p w14:paraId="264F8F6C" w14:textId="35215DBD" w:rsidR="00907042" w:rsidRPr="00CF4292" w:rsidRDefault="00907042" w:rsidP="00907042">
            <w:pPr>
              <w:jc w:val="center"/>
              <w:rPr>
                <w:rFonts w:eastAsia="Times New Roman"/>
                <w:color w:val="000000" w:themeColor="text1"/>
              </w:rPr>
              <w:pPrChange w:id="96" w:author="Dan Olson" w:date="2019-05-16T11:14:00Z">
                <w:pPr>
                  <w:jc w:val="center"/>
                </w:pPr>
              </w:pPrChange>
            </w:pPr>
            <w:del w:id="97" w:author="Dan Olson" w:date="2019-05-16T11:14:00Z">
              <w:r w:rsidRPr="00CF4292" w:rsidDel="00907042">
                <w:rPr>
                  <w:rFonts w:eastAsia="Times New Roman"/>
                  <w:color w:val="000000" w:themeColor="text1"/>
                </w:rPr>
                <w:delText>No added ethanol</w:delText>
              </w:r>
            </w:del>
          </w:p>
        </w:tc>
      </w:tr>
      <w:tr w:rsidR="00907042" w:rsidRPr="00CF4292" w14:paraId="79D35DEE" w14:textId="77777777" w:rsidTr="00E03472">
        <w:trPr>
          <w:trHeight w:val="191"/>
          <w:jc w:val="center"/>
          <w:ins w:id="98" w:author="Dan Olson" w:date="2019-05-16T11:14:00Z"/>
        </w:trPr>
        <w:tc>
          <w:tcPr>
            <w:tcW w:w="1634" w:type="dxa"/>
            <w:tcBorders>
              <w:top w:val="single" w:sz="4" w:space="0" w:color="00000A"/>
            </w:tcBorders>
            <w:shd w:val="clear" w:color="auto" w:fill="auto"/>
            <w:vAlign w:val="center"/>
          </w:tcPr>
          <w:p w14:paraId="2EC8AC46" w14:textId="77777777" w:rsidR="00907042" w:rsidRPr="00CF4292" w:rsidRDefault="00907042" w:rsidP="00907042">
            <w:pPr>
              <w:jc w:val="center"/>
              <w:rPr>
                <w:ins w:id="99" w:author="Dan Olson" w:date="2019-05-16T11:14:00Z"/>
                <w:rFonts w:eastAsia="Times New Roman"/>
                <w:color w:val="000000" w:themeColor="text1"/>
              </w:rPr>
            </w:pPr>
          </w:p>
        </w:tc>
        <w:tc>
          <w:tcPr>
            <w:tcW w:w="3012" w:type="dxa"/>
            <w:tcBorders>
              <w:top w:val="single" w:sz="4" w:space="0" w:color="00000A"/>
              <w:bottom w:val="single" w:sz="4" w:space="0" w:color="00000A"/>
              <w:right w:val="single" w:sz="4" w:space="0" w:color="auto"/>
            </w:tcBorders>
            <w:shd w:val="clear" w:color="auto" w:fill="auto"/>
            <w:vAlign w:val="center"/>
          </w:tcPr>
          <w:p w14:paraId="6385C4F5" w14:textId="4BF71F9F" w:rsidR="00907042" w:rsidRPr="00CF4292" w:rsidRDefault="00907042" w:rsidP="00907042">
            <w:pPr>
              <w:jc w:val="center"/>
              <w:rPr>
                <w:ins w:id="100" w:author="Dan Olson" w:date="2019-05-16T11:14:00Z"/>
                <w:rFonts w:eastAsia="Times New Roman"/>
                <w:color w:val="000000" w:themeColor="text1"/>
              </w:rPr>
            </w:pPr>
            <w:ins w:id="101" w:author="Dan Olson" w:date="2019-05-16T11:14:00Z">
              <w:r w:rsidRPr="00CF4292">
                <w:rPr>
                  <w:rFonts w:eastAsia="Times New Roman"/>
                  <w:color w:val="000000" w:themeColor="text1"/>
                </w:rPr>
                <w:t>Externally added</w:t>
              </w:r>
              <w:r w:rsidRPr="00CF4292">
                <w:rPr>
                  <w:color w:val="000000" w:themeColor="text1"/>
                </w:rPr>
                <w:t xml:space="preserve"> ethanol</w:t>
              </w:r>
            </w:ins>
          </w:p>
        </w:tc>
        <w:tc>
          <w:tcPr>
            <w:tcW w:w="2396" w:type="dxa"/>
            <w:tcBorders>
              <w:top w:val="single" w:sz="4" w:space="0" w:color="00000A"/>
            </w:tcBorders>
            <w:shd w:val="clear" w:color="auto" w:fill="auto"/>
            <w:vAlign w:val="center"/>
          </w:tcPr>
          <w:p w14:paraId="1DE1C871" w14:textId="6284ED9A" w:rsidR="00907042" w:rsidRPr="00CF4292" w:rsidRDefault="00907042" w:rsidP="00907042">
            <w:pPr>
              <w:jc w:val="center"/>
              <w:rPr>
                <w:ins w:id="102" w:author="Dan Olson" w:date="2019-05-16T11:14:00Z"/>
                <w:rFonts w:eastAsia="Times New Roman"/>
                <w:color w:val="000000" w:themeColor="text1"/>
              </w:rPr>
            </w:pPr>
            <w:ins w:id="103" w:author="Dan Olson" w:date="2019-05-16T11:14:00Z">
              <w:r w:rsidRPr="00CF4292">
                <w:rPr>
                  <w:rFonts w:eastAsia="Times New Roman"/>
                  <w:color w:val="000000" w:themeColor="text1"/>
                </w:rPr>
                <w:t>No added ethanol</w:t>
              </w:r>
            </w:ins>
          </w:p>
        </w:tc>
      </w:tr>
      <w:tr w:rsidR="00907042"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907042" w:rsidRPr="00CF4292" w:rsidRDefault="00907042" w:rsidP="0090704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0.46</w:t>
            </w:r>
          </w:p>
        </w:tc>
      </w:tr>
      <w:tr w:rsidR="00907042"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907042" w:rsidRPr="00CF4292" w:rsidRDefault="00907042" w:rsidP="0090704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0.30</w:t>
            </w:r>
          </w:p>
        </w:tc>
      </w:tr>
      <w:tr w:rsidR="00907042"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907042" w:rsidRPr="00CF4292" w:rsidRDefault="00907042" w:rsidP="00907042">
            <w:pPr>
              <w:jc w:val="center"/>
              <w:rPr>
                <w:rFonts w:eastAsia="Times New Roman"/>
                <w:color w:val="000000" w:themeColor="text1"/>
                <w:sz w:val="22"/>
                <w:szCs w:val="22"/>
              </w:rPr>
            </w:pPr>
            <w:r w:rsidRPr="00CF4292">
              <w:rPr>
                <w:rFonts w:eastAsia="Times New Roman"/>
                <w:color w:val="000000" w:themeColor="text1"/>
                <w:sz w:val="22"/>
                <w:szCs w:val="22"/>
              </w:rPr>
              <w:lastRenderedPageBreak/>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w:t>
      </w:r>
      <w:r w:rsidR="00602A30" w:rsidRPr="00CF4292">
        <w:rPr>
          <w:color w:val="000000" w:themeColor="text1"/>
        </w:rPr>
        <w:lastRenderedPageBreak/>
        <w:t xml:space="preserve">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kJ/mol</w:t>
      </w:r>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kJ/mol</w:t>
      </w:r>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kJ/mol</w:t>
      </w:r>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61FF8EC0"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kJ/mol)</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w:t>
      </w:r>
      <w:ins w:id="104" w:author="Dan Olson" w:date="2019-05-16T11:15:00Z">
        <w:r w:rsidR="00907042">
          <w:rPr>
            <w:bCs/>
            <w:color w:val="000000" w:themeColor="text1"/>
          </w:rPr>
          <w:t xml:space="preserve"> </w:t>
        </w:r>
      </w:ins>
      <w:r w:rsidR="002E33B7" w:rsidRPr="00CF4292">
        <w:rPr>
          <w:bCs/>
          <w:color w:val="000000" w:themeColor="text1"/>
        </w:rPr>
        <w:t>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ins w:id="105" w:author="Satyakam Dash" w:date="2019-05-02T09:43:00Z">
        <w:r w:rsidR="003B4B79" w:rsidRPr="00614724">
          <w:rPr>
            <w:bCs/>
            <w:color w:val="FF0000"/>
          </w:rPr>
          <w:t>µM</w:t>
        </w:r>
      </w:ins>
      <w:del w:id="106" w:author="Satyakam Dash" w:date="2019-05-02T09:43:00Z">
        <w:r w:rsidR="00614724" w:rsidRPr="00614724" w:rsidDel="003B4B79">
          <w:rPr>
            <w:bCs/>
            <w:color w:val="FF0000"/>
          </w:rPr>
          <w:delText>µ</w:delText>
        </w:r>
        <w:r w:rsidR="00977D67" w:rsidRPr="00614724" w:rsidDel="003B4B79">
          <w:rPr>
            <w:bCs/>
            <w:color w:val="FF0000"/>
          </w:rPr>
          <w:delText>M</w:delText>
        </w:r>
      </w:del>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6B615C">
        <w:rPr>
          <w:bCs/>
          <w:color w:val="000000" w:themeColor="text1"/>
        </w:rPr>
        <w:instrText xml:space="preserve"> ADDIN EN.CITE &lt;EndNote&gt;&lt;Cite&gt;&lt;Author&gt;Blunt&lt;/Author&gt;&lt;Year&gt;2015&lt;/Year&gt;&lt;RecNum&gt;606&lt;/RecNum&gt;&lt;DisplayText&gt;(Blunt et al., 2015)&lt;/DisplayText&gt;&lt;record&gt;&lt;rec-number&gt;606&lt;/rec-number&gt;&lt;foreign-keys&gt;&lt;key app="EN" db-id="rde2ee5zc0dwsbez5pg5s2ztd5fdfsdpvexd" timestamp="1556816356"&gt;606&lt;/key&gt;&lt;/foreign-keys&gt;&lt;ref-type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mol ATP/mol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kJ/mol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47B22D38" w:rsidR="00FC1A59" w:rsidRPr="00CF4292" w:rsidRDefault="00D84A79" w:rsidP="00FA571F">
      <w:pPr>
        <w:spacing w:line="480" w:lineRule="auto"/>
        <w:jc w:val="both"/>
        <w:rPr>
          <w:color w:val="000000" w:themeColor="text1"/>
        </w:rPr>
      </w:pPr>
      <w:r>
        <w:rPr>
          <w:noProof/>
          <w:color w:val="000000" w:themeColor="text1"/>
        </w:rPr>
        <w:lastRenderedPageBreak/>
        <w:drawing>
          <wp:inline distT="0" distB="0" distL="0" distR="0" wp14:anchorId="72ABD6B5" wp14:editId="66D5DC94">
            <wp:extent cx="6337300" cy="3644900"/>
            <wp:effectExtent l="0" t="0" r="12700" b="12700"/>
            <wp:docPr id="5" name="Picture 5" descr="Fig_4_Best_EFM_clus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4_Best_EFM_cluster_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72"/>
                    <a:stretch/>
                  </pic:blipFill>
                  <pic:spPr bwMode="auto">
                    <a:xfrm>
                      <a:off x="0" y="0"/>
                      <a:ext cx="6337300"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mol, but the best EFMs generate 4 mol ATP/mol cellobiose compared to 3 mol ATP/mol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r w:rsidR="000C0A98" w:rsidRPr="00CF4292">
        <w:rPr>
          <w:color w:val="000000" w:themeColor="text1"/>
        </w:rPr>
        <w:t>mol ATP/mol cellobiose</w:t>
      </w:r>
      <w:r w:rsidR="001D5A8A" w:rsidRPr="00CF4292">
        <w:rPr>
          <w:color w:val="000000" w:themeColor="text1"/>
        </w:rPr>
        <w:t xml:space="preserve">. Although some organisms, such as </w:t>
      </w:r>
      <w:r w:rsidR="001D5A8A" w:rsidRPr="00CF4292">
        <w:rPr>
          <w:i/>
          <w:color w:val="000000" w:themeColor="text1"/>
        </w:rPr>
        <w:t xml:space="preserve">Zymomonas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771E84E6"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ins w:id="107" w:author="Satyakam Dash" w:date="2019-05-02T09:43:00Z">
        <w:r w:rsidR="003B4B79" w:rsidRPr="00BB01FF">
          <w:rPr>
            <w:bCs/>
            <w:color w:val="FF0000"/>
          </w:rPr>
          <w:t>linked</w:t>
        </w:r>
      </w:ins>
      <w:del w:id="108" w:author="Satyakam Dash" w:date="2019-05-02T09:43:00Z">
        <w:r w:rsidR="00AE5922" w:rsidRPr="00BB01FF" w:rsidDel="003B4B79">
          <w:rPr>
            <w:bCs/>
            <w:color w:val="FF0000"/>
          </w:rPr>
          <w:delText>li</w:delText>
        </w:r>
        <w:r w:rsidR="00BB01FF" w:rsidRPr="00BB01FF" w:rsidDel="003B4B79">
          <w:rPr>
            <w:bCs/>
            <w:color w:val="FF0000"/>
          </w:rPr>
          <w:delText>n</w:delText>
        </w:r>
        <w:r w:rsidR="00AE5922" w:rsidRPr="00BB01FF" w:rsidDel="003B4B79">
          <w:rPr>
            <w:bCs/>
            <w:color w:val="FF0000"/>
          </w:rPr>
          <w:delText>ked</w:delText>
        </w:r>
      </w:del>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58EB8521" w14:textId="7D5EC80B" w:rsidR="008469E3" w:rsidRDefault="003A4D7B" w:rsidP="00F5249E">
      <w:pPr>
        <w:spacing w:line="480" w:lineRule="auto"/>
        <w:ind w:firstLine="720"/>
        <w:jc w:val="both"/>
        <w:rPr>
          <w:ins w:id="109" w:author="Satyakam Dash" w:date="2019-05-15T19:12:00Z"/>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w:t>
      </w:r>
      <w:del w:id="110" w:author="Dan Olson" w:date="2019-05-16T11:16:00Z">
        <w:r w:rsidR="00CC5162" w:rsidRPr="00CF4292" w:rsidDel="00907042">
          <w:rPr>
            <w:bCs/>
            <w:color w:val="000000" w:themeColor="text1"/>
          </w:rPr>
          <w:delText xml:space="preserve">have </w:delText>
        </w:r>
        <w:r w:rsidR="00625F03" w:rsidRPr="00CF4292" w:rsidDel="00907042">
          <w:rPr>
            <w:bCs/>
            <w:color w:val="000000" w:themeColor="text1"/>
          </w:rPr>
          <w:delText xml:space="preserve">minimal </w:delText>
        </w:r>
        <w:r w:rsidR="00CC5162" w:rsidRPr="00CF4292" w:rsidDel="00907042">
          <w:rPr>
            <w:bCs/>
            <w:color w:val="000000" w:themeColor="text1"/>
          </w:rPr>
          <w:delText xml:space="preserve">yield </w:delText>
        </w:r>
        <w:r w:rsidR="00F05CBF" w:rsidRPr="00CF4292" w:rsidDel="00907042">
          <w:rPr>
            <w:bCs/>
            <w:color w:val="000000" w:themeColor="text1"/>
          </w:rPr>
          <w:delText>under</w:delText>
        </w:r>
        <w:r w:rsidR="00625F03" w:rsidRPr="00CF4292" w:rsidDel="00907042">
          <w:rPr>
            <w:bCs/>
            <w:color w:val="000000" w:themeColor="text1"/>
          </w:rPr>
          <w:delText xml:space="preserve"> high</w:delText>
        </w:r>
      </w:del>
      <w:ins w:id="111" w:author="Dan Olson" w:date="2019-05-16T11:16:00Z">
        <w:r w:rsidR="00907042">
          <w:rPr>
            <w:bCs/>
            <w:color w:val="000000" w:themeColor="text1"/>
          </w:rPr>
          <w:t>are produced at low yield in</w:t>
        </w:r>
      </w:ins>
      <w:r w:rsidR="00625F03" w:rsidRPr="00CF4292">
        <w:rPr>
          <w:bCs/>
          <w:color w:val="000000" w:themeColor="text1"/>
        </w:rPr>
        <w:t xml:space="preserve"> </w:t>
      </w:r>
      <w:del w:id="112" w:author="Dan Olson" w:date="2019-05-16T11:17:00Z">
        <w:r w:rsidR="00625F03" w:rsidRPr="00CF4292" w:rsidDel="00907042">
          <w:rPr>
            <w:bCs/>
            <w:color w:val="000000" w:themeColor="text1"/>
          </w:rPr>
          <w:delText>ethanol yielding</w:delText>
        </w:r>
      </w:del>
      <w:ins w:id="113" w:author="Dan Olson" w:date="2019-05-16T11:17:00Z">
        <w:r w:rsidR="00907042">
          <w:rPr>
            <w:bCs/>
            <w:color w:val="000000" w:themeColor="text1"/>
          </w:rPr>
          <w:t>strains engineered for high levels of ethanol production</w:t>
        </w:r>
      </w:ins>
      <w:del w:id="114" w:author="Dan Olson" w:date="2019-05-16T11:17:00Z">
        <w:r w:rsidR="00625F03" w:rsidRPr="00CF4292" w:rsidDel="00907042">
          <w:rPr>
            <w:bCs/>
            <w:color w:val="000000" w:themeColor="text1"/>
          </w:rPr>
          <w:delText xml:space="preserve"> strains</w:delText>
        </w:r>
      </w:del>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ins w:id="115" w:author="Satyakam Dash" w:date="2019-05-15T19:03:00Z">
        <w:r w:rsidR="00F5249E">
          <w:rPr>
            <w:bCs/>
            <w:color w:val="000000" w:themeColor="text1"/>
          </w:rPr>
          <w:t xml:space="preserve">This study </w:t>
        </w:r>
        <w:del w:id="116" w:author="Dan Olson" w:date="2019-05-16T11:19:00Z">
          <w:r w:rsidR="00F5249E" w:rsidDel="00907042">
            <w:rPr>
              <w:bCs/>
              <w:color w:val="000000" w:themeColor="text1"/>
            </w:rPr>
            <w:delText xml:space="preserve">also </w:delText>
          </w:r>
        </w:del>
        <w:r w:rsidR="00F5249E">
          <w:rPr>
            <w:bCs/>
            <w:color w:val="000000" w:themeColor="text1"/>
          </w:rPr>
          <w:t xml:space="preserve">uses a small set of </w:t>
        </w:r>
        <w:del w:id="117" w:author="Dan Olson" w:date="2019-05-16T11:17:00Z">
          <w:r w:rsidR="00F5249E" w:rsidDel="00907042">
            <w:rPr>
              <w:bCs/>
              <w:color w:val="000000" w:themeColor="text1"/>
            </w:rPr>
            <w:delText>measurement</w:delText>
          </w:r>
        </w:del>
      </w:ins>
      <w:ins w:id="118" w:author="Dan Olson" w:date="2019-05-16T11:17:00Z">
        <w:r w:rsidR="00907042">
          <w:rPr>
            <w:bCs/>
            <w:color w:val="000000" w:themeColor="text1"/>
          </w:rPr>
          <w:t>measured</w:t>
        </w:r>
      </w:ins>
      <w:ins w:id="119" w:author="Satyakam Dash" w:date="2019-05-15T19:03:00Z">
        <w:r w:rsidR="00F5249E">
          <w:rPr>
            <w:bCs/>
            <w:color w:val="000000" w:themeColor="text1"/>
          </w:rPr>
          <w:t xml:space="preserve"> metabolite pools as constraints</w:t>
        </w:r>
      </w:ins>
      <w:ins w:id="120" w:author="Dan Olson" w:date="2019-05-16T11:19:00Z">
        <w:r w:rsidR="00907042">
          <w:rPr>
            <w:bCs/>
            <w:color w:val="000000" w:themeColor="text1"/>
          </w:rPr>
          <w:t xml:space="preserve">, and non-measured metabolites were allowed to vary within a large range (1 µM to </w:t>
        </w:r>
      </w:ins>
      <w:ins w:id="121" w:author="Dan Olson" w:date="2019-05-16T11:20:00Z">
        <w:r w:rsidR="00907042">
          <w:rPr>
            <w:bCs/>
            <w:color w:val="000000" w:themeColor="text1"/>
          </w:rPr>
          <w:t>2</w:t>
        </w:r>
      </w:ins>
      <w:ins w:id="122" w:author="Dan Olson" w:date="2019-05-16T11:19:00Z">
        <w:r w:rsidR="00907042">
          <w:rPr>
            <w:bCs/>
            <w:color w:val="000000" w:themeColor="text1"/>
          </w:rPr>
          <w:t>0 mM)</w:t>
        </w:r>
      </w:ins>
      <w:ins w:id="123" w:author="Satyakam Dash" w:date="2019-05-15T19:03:00Z">
        <w:del w:id="124" w:author="Dan Olson" w:date="2019-05-16T11:19:00Z">
          <w:r w:rsidR="00F5249E" w:rsidDel="00907042">
            <w:rPr>
              <w:bCs/>
              <w:color w:val="000000" w:themeColor="text1"/>
            </w:rPr>
            <w:delText>,</w:delText>
          </w:r>
        </w:del>
        <w:del w:id="125" w:author="Dan Olson" w:date="2019-05-16T11:20:00Z">
          <w:r w:rsidR="00F5249E" w:rsidDel="00907042">
            <w:rPr>
              <w:bCs/>
              <w:color w:val="000000" w:themeColor="text1"/>
            </w:rPr>
            <w:delText xml:space="preserve"> thus </w:delText>
          </w:r>
        </w:del>
      </w:ins>
      <w:ins w:id="126" w:author="Satyakam Dash" w:date="2019-05-15T19:04:00Z">
        <w:del w:id="127" w:author="Dan Olson" w:date="2019-05-16T11:20:00Z">
          <w:r w:rsidR="00F5249E" w:rsidDel="00907042">
            <w:rPr>
              <w:bCs/>
              <w:color w:val="000000" w:themeColor="text1"/>
            </w:rPr>
            <w:delText xml:space="preserve">lack of </w:delText>
          </w:r>
        </w:del>
      </w:ins>
      <w:ins w:id="128" w:author="Satyakam Dash" w:date="2019-05-15T19:05:00Z">
        <w:del w:id="129" w:author="Dan Olson" w:date="2019-05-16T11:20:00Z">
          <w:r w:rsidR="00F5249E" w:rsidDel="00907042">
            <w:rPr>
              <w:bCs/>
              <w:color w:val="000000" w:themeColor="text1"/>
            </w:rPr>
            <w:delText xml:space="preserve">intermediate </w:delText>
          </w:r>
        </w:del>
      </w:ins>
      <w:ins w:id="130" w:author="Satyakam Dash" w:date="2019-05-15T19:04:00Z">
        <w:del w:id="131" w:author="Dan Olson" w:date="2019-05-16T11:20:00Z">
          <w:r w:rsidR="00F5249E" w:rsidDel="00907042">
            <w:rPr>
              <w:bCs/>
              <w:color w:val="000000" w:themeColor="text1"/>
            </w:rPr>
            <w:delText xml:space="preserve">metabolite </w:delText>
          </w:r>
        </w:del>
      </w:ins>
      <w:ins w:id="132" w:author="Satyakam Dash" w:date="2019-05-15T19:05:00Z">
        <w:del w:id="133" w:author="Dan Olson" w:date="2019-05-16T11:20:00Z">
          <w:r w:rsidR="00F5249E" w:rsidDel="00907042">
            <w:rPr>
              <w:bCs/>
              <w:color w:val="000000" w:themeColor="text1"/>
            </w:rPr>
            <w:delText>measurements would</w:delText>
          </w:r>
        </w:del>
      </w:ins>
      <w:ins w:id="134" w:author="Satyakam Dash" w:date="2019-05-15T19:06:00Z">
        <w:del w:id="135" w:author="Dan Olson" w:date="2019-05-16T11:20:00Z">
          <w:r w:rsidR="00F5249E" w:rsidDel="00907042">
            <w:rPr>
              <w:bCs/>
              <w:color w:val="000000" w:themeColor="text1"/>
            </w:rPr>
            <w:delText xml:space="preserve"> lead to unconstrained metabolite pools</w:delText>
          </w:r>
        </w:del>
      </w:ins>
      <w:ins w:id="136" w:author="Satyakam Dash" w:date="2019-05-15T19:05:00Z">
        <w:del w:id="137" w:author="Dan Olson" w:date="2019-05-16T11:20:00Z">
          <w:r w:rsidR="00F5249E" w:rsidDel="00907042">
            <w:rPr>
              <w:bCs/>
              <w:color w:val="000000" w:themeColor="text1"/>
            </w:rPr>
            <w:delText xml:space="preserve"> and render any additional pathway </w:delText>
          </w:r>
        </w:del>
      </w:ins>
      <w:ins w:id="138" w:author="Satyakam Dash" w:date="2019-05-15T19:06:00Z">
        <w:del w:id="139" w:author="Dan Olson" w:date="2019-05-16T11:20:00Z">
          <w:r w:rsidR="00F5249E" w:rsidDel="00907042">
            <w:rPr>
              <w:bCs/>
              <w:color w:val="000000" w:themeColor="text1"/>
            </w:rPr>
            <w:delText>always</w:delText>
          </w:r>
        </w:del>
      </w:ins>
      <w:ins w:id="140" w:author="Satyakam Dash" w:date="2019-05-15T19:05:00Z">
        <w:del w:id="141" w:author="Dan Olson" w:date="2019-05-16T11:20:00Z">
          <w:r w:rsidR="00F5249E" w:rsidDel="00907042">
            <w:rPr>
              <w:bCs/>
              <w:color w:val="000000" w:themeColor="text1"/>
            </w:rPr>
            <w:delText xml:space="preserve"> thermodynamically feasible</w:delText>
          </w:r>
        </w:del>
      </w:ins>
      <w:ins w:id="142" w:author="Dan Olson" w:date="2019-05-16T11:21:00Z">
        <w:r w:rsidR="00907042">
          <w:rPr>
            <w:bCs/>
            <w:color w:val="000000" w:themeColor="text1"/>
          </w:rPr>
          <w:t xml:space="preserve">. The incorporation of additional pathways into this model would not </w:t>
        </w:r>
      </w:ins>
      <w:ins w:id="143" w:author="Dan Olson" w:date="2019-05-16T11:22:00Z">
        <w:r w:rsidR="00907042">
          <w:rPr>
            <w:bCs/>
            <w:color w:val="000000" w:themeColor="text1"/>
          </w:rPr>
          <w:t>impose further constraints without additional metabolite measurements. For example,</w:t>
        </w:r>
      </w:ins>
      <w:ins w:id="144" w:author="Satyakam Dash" w:date="2019-05-15T19:07:00Z">
        <w:del w:id="145" w:author="Dan Olson" w:date="2019-05-16T11:20:00Z">
          <w:r w:rsidR="00F5249E" w:rsidDel="00907042">
            <w:rPr>
              <w:bCs/>
              <w:color w:val="000000" w:themeColor="text1"/>
            </w:rPr>
            <w:delText>.</w:delText>
          </w:r>
        </w:del>
        <w:r w:rsidR="00F5249E">
          <w:rPr>
            <w:bCs/>
            <w:color w:val="000000" w:themeColor="text1"/>
          </w:rPr>
          <w:t xml:space="preserve"> </w:t>
        </w:r>
        <w:del w:id="146" w:author="Dan Olson" w:date="2019-05-16T11:22:00Z">
          <w:r w:rsidR="00F5249E" w:rsidDel="00907042">
            <w:rPr>
              <w:bCs/>
              <w:color w:val="000000" w:themeColor="text1"/>
            </w:rPr>
            <w:delText xml:space="preserve">We </w:delText>
          </w:r>
        </w:del>
      </w:ins>
      <w:ins w:id="147" w:author="Satyakam Dash" w:date="2019-05-15T19:08:00Z">
        <w:del w:id="148" w:author="Dan Olson" w:date="2019-05-16T11:22:00Z">
          <w:r w:rsidR="00F5249E" w:rsidDel="00907042">
            <w:rPr>
              <w:bCs/>
              <w:color w:val="000000" w:themeColor="text1"/>
            </w:rPr>
            <w:delText xml:space="preserve">also </w:delText>
          </w:r>
        </w:del>
      </w:ins>
      <w:ins w:id="149" w:author="Satyakam Dash" w:date="2019-05-15T19:07:00Z">
        <w:del w:id="150" w:author="Dan Olson" w:date="2019-05-16T11:22:00Z">
          <w:r w:rsidR="00F5249E" w:rsidDel="00907042">
            <w:rPr>
              <w:bCs/>
              <w:color w:val="000000" w:themeColor="text1"/>
            </w:rPr>
            <w:delText xml:space="preserve">observed </w:delText>
          </w:r>
        </w:del>
      </w:ins>
      <w:ins w:id="151" w:author="Satyakam Dash" w:date="2019-05-15T19:08:00Z">
        <w:del w:id="152" w:author="Dan Olson" w:date="2019-05-16T11:22:00Z">
          <w:r w:rsidR="00F5249E" w:rsidDel="00907042">
            <w:rPr>
              <w:bCs/>
              <w:color w:val="000000" w:themeColor="text1"/>
            </w:rPr>
            <w:delText xml:space="preserve">that </w:delText>
          </w:r>
        </w:del>
        <w:r w:rsidR="00F5249E">
          <w:rPr>
            <w:bCs/>
            <w:color w:val="000000" w:themeColor="text1"/>
          </w:rPr>
          <w:t>addition</w:t>
        </w:r>
      </w:ins>
      <w:ins w:id="153" w:author="Satyakam Dash" w:date="2019-05-15T19:07:00Z">
        <w:r w:rsidR="00F5249E">
          <w:rPr>
            <w:bCs/>
            <w:color w:val="000000" w:themeColor="text1"/>
          </w:rPr>
          <w:t xml:space="preserve"> of acetate production pathway did not change the results predicted in this study</w:t>
        </w:r>
      </w:ins>
      <w:ins w:id="154" w:author="Satyakam Dash" w:date="2019-05-15T19:08:00Z">
        <w:r w:rsidR="00F5249E">
          <w:rPr>
            <w:bCs/>
            <w:color w:val="000000" w:themeColor="text1"/>
          </w:rPr>
          <w:t xml:space="preserve"> due to lack of </w:t>
        </w:r>
        <w:commentRangeStart w:id="155"/>
        <w:del w:id="156" w:author="Dan Olson" w:date="2019-05-16T11:22:00Z">
          <w:r w:rsidR="00F5249E" w:rsidDel="00907042">
            <w:rPr>
              <w:bCs/>
              <w:color w:val="000000" w:themeColor="text1"/>
            </w:rPr>
            <w:delText>acutely</w:delText>
          </w:r>
        </w:del>
      </w:ins>
      <w:ins w:id="157" w:author="Dan Olson" w:date="2019-05-16T11:22:00Z">
        <w:r w:rsidR="00907042">
          <w:rPr>
            <w:bCs/>
            <w:color w:val="000000" w:themeColor="text1"/>
          </w:rPr>
          <w:t>acetyl-phosphate</w:t>
        </w:r>
      </w:ins>
      <w:ins w:id="158" w:author="Satyakam Dash" w:date="2019-05-15T19:08:00Z">
        <w:del w:id="159" w:author="Dan Olson" w:date="2019-05-16T11:22:00Z">
          <w:r w:rsidR="00F5249E" w:rsidDel="00907042">
            <w:rPr>
              <w:bCs/>
              <w:color w:val="000000" w:themeColor="text1"/>
            </w:rPr>
            <w:delText>-coa</w:delText>
          </w:r>
        </w:del>
        <w:r w:rsidR="00F5249E">
          <w:rPr>
            <w:bCs/>
            <w:color w:val="000000" w:themeColor="text1"/>
          </w:rPr>
          <w:t xml:space="preserve"> </w:t>
        </w:r>
      </w:ins>
      <w:commentRangeEnd w:id="155"/>
      <w:r w:rsidR="00907042">
        <w:rPr>
          <w:rStyle w:val="CommentReference"/>
          <w:rFonts w:ascii="Liberation Serif" w:hAnsi="Liberation Serif" w:cs="Mangal"/>
          <w:color w:val="00000A"/>
          <w:lang w:eastAsia="zh-CN" w:bidi="hi-IN"/>
        </w:rPr>
        <w:commentReference w:id="155"/>
      </w:r>
      <w:ins w:id="160" w:author="Satyakam Dash" w:date="2019-05-15T19:08:00Z">
        <w:r w:rsidR="00F5249E">
          <w:rPr>
            <w:bCs/>
            <w:color w:val="000000" w:themeColor="text1"/>
          </w:rPr>
          <w:t>and acetaldehyde measurements</w:t>
        </w:r>
      </w:ins>
      <w:ins w:id="161" w:author="Satyakam Dash" w:date="2019-05-15T19:07:00Z">
        <w:r w:rsidR="00F5249E">
          <w:rPr>
            <w:bCs/>
            <w:color w:val="000000" w:themeColor="text1"/>
          </w:rPr>
          <w:t>.</w:t>
        </w:r>
      </w:ins>
      <w:ins w:id="162" w:author="Satyakam Dash" w:date="2019-05-15T19:08:00Z">
        <w:r w:rsidR="00F5249E">
          <w:rPr>
            <w:bCs/>
            <w:color w:val="000000" w:themeColor="text1"/>
          </w:rPr>
          <w:t xml:space="preserve"> </w:t>
        </w:r>
      </w:ins>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w:t>
      </w:r>
      <w:ins w:id="163" w:author="Satyakam Dash" w:date="2019-05-15T19:12:00Z">
        <w:r w:rsidR="008469E3">
          <w:rPr>
            <w:color w:val="000000" w:themeColor="text1"/>
          </w:rPr>
          <w:t xml:space="preserve"> </w:t>
        </w:r>
      </w:ins>
    </w:p>
    <w:p w14:paraId="1E6FA5E9" w14:textId="77777777" w:rsidR="008469E3" w:rsidRDefault="008469E3" w:rsidP="00F5249E">
      <w:pPr>
        <w:spacing w:line="480" w:lineRule="auto"/>
        <w:ind w:firstLine="720"/>
        <w:jc w:val="both"/>
        <w:rPr>
          <w:ins w:id="164" w:author="Satyakam Dash" w:date="2019-05-15T19:12:00Z"/>
          <w:color w:val="000000" w:themeColor="text1"/>
        </w:rPr>
      </w:pPr>
    </w:p>
    <w:p w14:paraId="0EEE1847" w14:textId="134C9E59" w:rsidR="008469E3" w:rsidRDefault="008469E3" w:rsidP="00F5249E">
      <w:pPr>
        <w:spacing w:line="480" w:lineRule="auto"/>
        <w:ind w:firstLine="720"/>
        <w:jc w:val="both"/>
        <w:rPr>
          <w:ins w:id="165" w:author="Satyakam Dash" w:date="2019-05-15T19:12:00Z"/>
          <w:color w:val="000000" w:themeColor="text1"/>
        </w:rPr>
      </w:pPr>
      <w:ins w:id="166" w:author="Satyakam Dash" w:date="2019-05-15T19:12:00Z">
        <w:r w:rsidRPr="008469E3">
          <w:rPr>
            <w:color w:val="000000" w:themeColor="text1"/>
          </w:rPr>
          <w:lastRenderedPageBreak/>
          <w:t>Most organisms that produce ethanol at high titer use a pathway for converting pyruvate to ethanol that involves the pyruvate decarboxylase reaction. There are only one or two examples of organisms that can produce ethanol at high titer using the pyruvate ferredoxin oxidoreductase pathway. With so few examples</w:t>
        </w:r>
      </w:ins>
      <w:ins w:id="167" w:author="Dan Olson" w:date="2019-05-16T11:23:00Z">
        <w:r w:rsidR="00907042">
          <w:rPr>
            <w:color w:val="000000" w:themeColor="text1"/>
          </w:rPr>
          <w:t xml:space="preserve"> </w:t>
        </w:r>
        <w:r w:rsidR="00907042" w:rsidRPr="008469E3">
          <w:rPr>
            <w:color w:val="000000" w:themeColor="text1"/>
          </w:rPr>
          <w:t>(Olson et al., 2015)</w:t>
        </w:r>
      </w:ins>
      <w:ins w:id="168" w:author="Satyakam Dash" w:date="2019-05-15T19:12:00Z">
        <w:r w:rsidRPr="008469E3">
          <w:rPr>
            <w:color w:val="000000" w:themeColor="text1"/>
          </w:rPr>
          <w:t>, it</w:t>
        </w:r>
      </w:ins>
      <w:ins w:id="169" w:author="Dan Olson" w:date="2019-05-16T11:23:00Z">
        <w:r w:rsidR="00907042">
          <w:rPr>
            <w:color w:val="000000" w:themeColor="text1"/>
          </w:rPr>
          <w:t xml:space="preserve"> i</w:t>
        </w:r>
      </w:ins>
      <w:ins w:id="170" w:author="Satyakam Dash" w:date="2019-05-15T19:12:00Z">
        <w:del w:id="171" w:author="Dan Olson" w:date="2019-05-16T11:23:00Z">
          <w:r w:rsidRPr="008469E3" w:rsidDel="00907042">
            <w:rPr>
              <w:color w:val="000000" w:themeColor="text1"/>
            </w:rPr>
            <w:delText>’</w:delText>
          </w:r>
        </w:del>
        <w:r w:rsidRPr="008469E3">
          <w:rPr>
            <w:color w:val="000000" w:themeColor="text1"/>
          </w:rPr>
          <w:t>s hard to draw general conclusions</w:t>
        </w:r>
        <w:del w:id="172" w:author="Dan Olson" w:date="2019-05-16T11:23:00Z">
          <w:r w:rsidRPr="008469E3" w:rsidDel="00907042">
            <w:rPr>
              <w:color w:val="000000" w:themeColor="text1"/>
            </w:rPr>
            <w:delText xml:space="preserve"> (Olson et al., 2015)</w:delText>
          </w:r>
        </w:del>
      </w:ins>
      <w:ins w:id="173" w:author="Dan Olson" w:date="2019-05-16T11:23:00Z">
        <w:r w:rsidR="00907042">
          <w:rPr>
            <w:color w:val="000000" w:themeColor="text1"/>
          </w:rPr>
          <w:t xml:space="preserve"> about </w:t>
        </w:r>
      </w:ins>
      <w:ins w:id="174" w:author="Dan Olson" w:date="2019-05-16T11:24:00Z">
        <w:r w:rsidR="001B4A3F">
          <w:rPr>
            <w:color w:val="000000" w:themeColor="text1"/>
          </w:rPr>
          <w:t xml:space="preserve">the effect of </w:t>
        </w:r>
        <w:proofErr w:type="gramStart"/>
        <w:r w:rsidR="001B4A3F">
          <w:rPr>
            <w:color w:val="000000" w:themeColor="text1"/>
          </w:rPr>
          <w:t>particular metabolic</w:t>
        </w:r>
        <w:proofErr w:type="gramEnd"/>
        <w:r w:rsidR="001B4A3F">
          <w:rPr>
            <w:color w:val="000000" w:themeColor="text1"/>
          </w:rPr>
          <w:t xml:space="preserve"> interventions. Hopefully</w:t>
        </w:r>
      </w:ins>
      <w:ins w:id="175" w:author="Dan Olson" w:date="2019-05-16T11:25:00Z">
        <w:r w:rsidR="001B4A3F">
          <w:rPr>
            <w:color w:val="000000" w:themeColor="text1"/>
          </w:rPr>
          <w:t>, this will change as the field gains experience engineering this class of organism.</w:t>
        </w:r>
      </w:ins>
      <w:ins w:id="176" w:author="Satyakam Dash" w:date="2019-05-15T19:12:00Z">
        <w:del w:id="177" w:author="Dan Olson" w:date="2019-05-16T11:23:00Z">
          <w:r w:rsidRPr="008469E3" w:rsidDel="00907042">
            <w:rPr>
              <w:color w:val="000000" w:themeColor="text1"/>
            </w:rPr>
            <w:delText xml:space="preserve">.  </w:delText>
          </w:r>
        </w:del>
      </w:ins>
    </w:p>
    <w:p w14:paraId="2E1E5206" w14:textId="30526683" w:rsidR="008469E3" w:rsidDel="001B4A3F" w:rsidRDefault="008469E3" w:rsidP="00F5249E">
      <w:pPr>
        <w:spacing w:line="480" w:lineRule="auto"/>
        <w:ind w:firstLine="720"/>
        <w:jc w:val="both"/>
        <w:rPr>
          <w:ins w:id="178" w:author="Satyakam Dash" w:date="2019-05-15T19:12:00Z"/>
          <w:del w:id="179" w:author="Dan Olson" w:date="2019-05-16T11:25:00Z"/>
          <w:color w:val="000000" w:themeColor="text1"/>
        </w:rPr>
      </w:pPr>
    </w:p>
    <w:p w14:paraId="73573734" w14:textId="34B30809" w:rsidR="008F1AE1" w:rsidRPr="00E0627F" w:rsidRDefault="00CC059A" w:rsidP="00E0627F">
      <w:pPr>
        <w:spacing w:line="480" w:lineRule="auto"/>
        <w:ind w:firstLine="720"/>
        <w:jc w:val="both"/>
        <w:rPr>
          <w:color w:val="000000" w:themeColor="text1"/>
        </w:rPr>
      </w:pPr>
      <w:bookmarkStart w:id="180" w:name="_GoBack"/>
      <w:bookmarkEnd w:id="180"/>
      <w:r w:rsidRPr="00CF4292">
        <w:rPr>
          <w:color w:val="000000" w:themeColor="text1"/>
        </w:rPr>
        <w:t>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ins w:id="181" w:author="Satyakam Dash" w:date="2019-05-15T19:14:00Z">
        <w:r w:rsidR="00044869">
          <w:rPr>
            <w:color w:val="000000" w:themeColor="text1"/>
          </w:rPr>
          <w:t xml:space="preserve">Organisms that produce high ethanol titers vary in terms of the reactions employed in </w:t>
        </w:r>
      </w:ins>
      <w:ins w:id="182" w:author="Satyakam Dash" w:date="2019-05-15T19:15:00Z">
        <w:r w:rsidR="00044869">
          <w:rPr>
            <w:color w:val="000000" w:themeColor="text1"/>
          </w:rPr>
          <w:t>their</w:t>
        </w:r>
      </w:ins>
      <w:ins w:id="183" w:author="Satyakam Dash" w:date="2019-05-15T19:14:00Z">
        <w:r w:rsidR="00044869">
          <w:rPr>
            <w:color w:val="000000" w:themeColor="text1"/>
          </w:rPr>
          <w:t xml:space="preserve"> </w:t>
        </w:r>
      </w:ins>
      <w:ins w:id="184" w:author="Satyakam Dash" w:date="2019-05-15T19:15:00Z">
        <w:r w:rsidR="00044869">
          <w:rPr>
            <w:color w:val="000000" w:themeColor="text1"/>
          </w:rPr>
          <w:t xml:space="preserve">ethanol production pathway. </w:t>
        </w:r>
      </w:ins>
      <w:ins w:id="185" w:author="Satyakam Dash" w:date="2019-05-15T19:17:00Z">
        <w:r w:rsidR="008A7BA2">
          <w:rPr>
            <w:color w:val="000000" w:themeColor="text1"/>
          </w:rPr>
          <w:t>While t</w:t>
        </w:r>
      </w:ins>
      <w:ins w:id="186" w:author="Satyakam Dash" w:date="2019-05-15T19:15:00Z">
        <w:r w:rsidR="00044869">
          <w:rPr>
            <w:color w:val="000000" w:themeColor="text1"/>
          </w:rPr>
          <w:t xml:space="preserve">he MDF analysis shows that </w:t>
        </w:r>
      </w:ins>
      <w:ins w:id="187" w:author="Satyakam Dash" w:date="2019-05-15T19:18:00Z">
        <w:r w:rsidR="008A7BA2">
          <w:rPr>
            <w:color w:val="000000" w:themeColor="text1"/>
          </w:rPr>
          <w:t xml:space="preserve">specific genetic combinations outperform others, there are however </w:t>
        </w:r>
      </w:ins>
      <w:ins w:id="188" w:author="Satyakam Dash" w:date="2019-05-15T19:19:00Z">
        <w:r w:rsidR="008A7BA2">
          <w:rPr>
            <w:color w:val="000000" w:themeColor="text1"/>
          </w:rPr>
          <w:t>multiple genetic combinations which can resolve the thermodynamic infeasibility problem.</w:t>
        </w:r>
      </w:ins>
      <w:ins w:id="189" w:author="Satyakam Dash" w:date="2019-05-15T19:18:00Z">
        <w:r w:rsidR="008A7BA2">
          <w:rPr>
            <w:color w:val="000000" w:themeColor="text1"/>
          </w:rPr>
          <w:t xml:space="preserve"> </w:t>
        </w:r>
      </w:ins>
      <w:ins w:id="190" w:author="Satyakam Dash" w:date="2019-05-15T19:20:00Z">
        <w:r w:rsidR="004C00DF">
          <w:rPr>
            <w:color w:val="000000" w:themeColor="text1"/>
          </w:rPr>
          <w:t xml:space="preserve">Thus, </w:t>
        </w:r>
      </w:ins>
      <w:ins w:id="191" w:author="Satyakam Dash" w:date="2019-05-15T19:21:00Z">
        <w:r w:rsidR="004C00DF">
          <w:rPr>
            <w:color w:val="000000" w:themeColor="text1"/>
          </w:rPr>
          <w:t>a</w:t>
        </w:r>
      </w:ins>
      <w:ins w:id="192" w:author="Satyakam Dash" w:date="2019-05-15T19:26:00Z">
        <w:r w:rsidR="00E0627F">
          <w:rPr>
            <w:color w:val="000000" w:themeColor="text1"/>
          </w:rPr>
          <w:t>dditional</w:t>
        </w:r>
      </w:ins>
      <w:ins w:id="193" w:author="Satyakam Dash" w:date="2019-05-15T19:21:00Z">
        <w:r w:rsidR="004C00DF">
          <w:rPr>
            <w:color w:val="000000" w:themeColor="text1"/>
          </w:rPr>
          <w:t xml:space="preserve"> criteria such a</w:t>
        </w:r>
      </w:ins>
      <w:ins w:id="194" w:author="Satyakam Dash" w:date="2019-05-15T19:25:00Z">
        <w:r w:rsidR="00E0627F">
          <w:rPr>
            <w:color w:val="000000" w:themeColor="text1"/>
          </w:rPr>
          <w:t>s</w:t>
        </w:r>
      </w:ins>
      <w:ins w:id="195" w:author="Satyakam Dash" w:date="2019-05-15T19:21:00Z">
        <w:r w:rsidR="004C00DF">
          <w:rPr>
            <w:color w:val="000000" w:themeColor="text1"/>
          </w:rPr>
          <w:t xml:space="preserve"> enzyme-host compatibility</w:t>
        </w:r>
      </w:ins>
      <w:ins w:id="196" w:author="Satyakam Dash" w:date="2019-05-15T19:23:00Z">
        <w:r w:rsidR="000A2C7A" w:rsidRPr="000A2C7A">
          <w:t xml:space="preserve"> </w:t>
        </w:r>
      </w:ins>
      <w:r w:rsidR="000A2C7A">
        <w:rPr>
          <w:color w:val="000000" w:themeColor="text1"/>
        </w:rPr>
        <w:fldChar w:fldCharType="begin"/>
      </w:r>
      <w:r w:rsidR="000A2C7A">
        <w:rPr>
          <w:color w:val="000000" w:themeColor="text1"/>
        </w:rPr>
        <w:instrText xml:space="preserve"> ADDIN EN.CITE &lt;EndNote&gt;&lt;Cite&gt;&lt;Author&gt;Amin&lt;/Author&gt;&lt;Year&gt;2019&lt;/Year&gt;&lt;RecNum&gt;618&lt;/RecNum&gt;&lt;DisplayText&gt;(Amin et al., 2019)&lt;/DisplayText&gt;&lt;record&gt;&lt;rec-number&gt;618&lt;/rec-number&gt;&lt;foreign-keys&gt;&lt;key app="EN" db-id="rde2ee5zc0dwsbez5pg5s2ztd5fdfsdpvexd" timestamp="1557973401"&gt;618&lt;/key&gt;&lt;/foreign-keys&gt;&lt;ref-type name="Journal Article"&gt;17&lt;/ref-type&gt;&lt;contributors&gt;&lt;authors&gt;&lt;author&gt;Amin, S. A.&lt;/author&gt;&lt;author&gt;Endalur Gopinarayanan, V.&lt;/author&gt;&lt;author&gt;Nair, N. U.&lt;/author&gt;&lt;author&gt;Hassoun, S.&lt;/author&gt;&lt;/authors&gt;&lt;/contributors&gt;&lt;auth-address&gt;Department of Computer Science, Tufts University, Medford, Massachusetts.&amp;#xD;Department of Chemical and Biological Engineering, Tufts University, Medford, Massachusetts.&lt;/auth-address&gt;&lt;titles&gt;&lt;title&gt;Establishing synthesis pathway-host compatibility via enzyme solubility&lt;/title&gt;&lt;secondary-title&gt;Biotechnol Bioeng&lt;/secondary-title&gt;&lt;/titles&gt;&lt;periodical&gt;&lt;full-title&gt;Biotechnol Bioeng&lt;/full-title&gt;&lt;abbr-1&gt;Biotechnology and bioengineering&lt;/abbr-1&gt;&lt;/periodical&gt;&lt;pages&gt;1405-1416&lt;/pages&gt;&lt;volume&gt;116&lt;/volume&gt;&lt;number&gt;6&lt;/number&gt;&lt;keywords&gt;&lt;keyword&gt;metabolic engineering&lt;/keyword&gt;&lt;keyword&gt;pathway design&lt;/keyword&gt;&lt;keyword&gt;pathway implementation&lt;/keyword&gt;&lt;keyword&gt;solubility&lt;/keyword&gt;&lt;keyword&gt;synthesis pathway&lt;/keyword&gt;&lt;keyword&gt;synthetic biology&lt;/keyword&gt;&lt;/keywords&gt;&lt;dates&gt;&lt;year&gt;2019&lt;/year&gt;&lt;pub-dates&gt;&lt;date&gt;Jun&lt;/date&gt;&lt;/pub-dates&gt;&lt;/dates&gt;&lt;isbn&gt;1097-0290 (Electronic)&amp;#xD;0006-3592 (Linking)&lt;/isbn&gt;&lt;accession-num&gt;30802311&lt;/accession-num&gt;&lt;urls&gt;&lt;related-urls&gt;&lt;url&gt;https://www.ncbi.nlm.nih.gov/pubmed/30802311&lt;/url&gt;&lt;/related-urls&gt;&lt;/urls&gt;&lt;custom2&gt;PMC6494684&lt;/custom2&gt;&lt;electronic-resource-num&gt;10.1002/bit.26959&lt;/electronic-resource-num&gt;&lt;/record&gt;&lt;/Cite&gt;&lt;/EndNote&gt;</w:instrText>
      </w:r>
      <w:r w:rsidR="000A2C7A">
        <w:rPr>
          <w:color w:val="000000" w:themeColor="text1"/>
        </w:rPr>
        <w:fldChar w:fldCharType="separate"/>
      </w:r>
      <w:r w:rsidR="000A2C7A">
        <w:rPr>
          <w:noProof/>
          <w:color w:val="000000" w:themeColor="text1"/>
        </w:rPr>
        <w:t>(Amin et al., 2019)</w:t>
      </w:r>
      <w:r w:rsidR="000A2C7A">
        <w:rPr>
          <w:color w:val="000000" w:themeColor="text1"/>
        </w:rPr>
        <w:fldChar w:fldCharType="end"/>
      </w:r>
      <w:ins w:id="197" w:author="Satyakam Dash" w:date="2019-05-15T19:23:00Z">
        <w:r w:rsidR="000A2C7A">
          <w:rPr>
            <w:color w:val="000000" w:themeColor="text1"/>
          </w:rPr>
          <w:t>, e</w:t>
        </w:r>
      </w:ins>
      <w:ins w:id="198" w:author="Satyakam Dash" w:date="2019-05-15T19:24:00Z">
        <w:r w:rsidR="000A2C7A">
          <w:rPr>
            <w:color w:val="000000" w:themeColor="text1"/>
          </w:rPr>
          <w:t>nzyme thermostability, cofactor availability</w:t>
        </w:r>
      </w:ins>
      <w:ins w:id="199" w:author="Satyakam Dash" w:date="2019-05-15T19:25:00Z">
        <w:r w:rsidR="00E0627F" w:rsidRPr="00E0627F">
          <w:t xml:space="preserve"> </w:t>
        </w:r>
      </w:ins>
      <w:r w:rsidR="00E0627F">
        <w:rPr>
          <w:color w:val="000000" w:themeColor="text1"/>
        </w:rPr>
        <w:fldChar w:fldCharType="begin"/>
      </w:r>
      <w:r w:rsidR="00E0627F">
        <w:rPr>
          <w:color w:val="000000" w:themeColor="text1"/>
        </w:rPr>
        <w:instrText xml:space="preserve"> ADDIN EN.CITE &lt;EndNote&gt;&lt;Cite&gt;&lt;Author&gt;Uppada&lt;/Author&gt;&lt;Year&gt;2017&lt;/Year&gt;&lt;RecNum&gt;620&lt;/RecNum&gt;&lt;DisplayText&gt;(Uppada et al., 2017)&lt;/DisplayText&gt;&lt;record&gt;&lt;rec-number&gt;620&lt;/rec-number&gt;&lt;foreign-keys&gt;&lt;key app="EN" db-id="rde2ee5zc0dwsbez5pg5s2ztd5fdfsdpvexd" timestamp="1557973538"&gt;620&lt;/key&gt;&lt;/foreign-keys&gt;&lt;ref-type name="Book Section"&gt;5&lt;/ref-type&gt;&lt;contributors&gt;&lt;authors&gt;&lt;author&gt;Uppada, V&lt;/author&gt;&lt;author&gt;Satpute, K&lt;/author&gt;&lt;author&gt;Noronha, SB&lt;/author&gt;&lt;/authors&gt;&lt;/contributors&gt;&lt;titles&gt;&lt;title&gt;Redesigning cofactor availability: an essential requirement for metabolic engineering&lt;/title&gt;&lt;secondary-title&gt;Current Developments in Biotechnology and Bioengineering&lt;/secondary-title&gt;&lt;/titles&gt;&lt;pages&gt;223-242&lt;/pages&gt;&lt;dates&gt;&lt;year&gt;2017&lt;/year&gt;&lt;/dates&gt;&lt;publisher&gt;Elsevier&lt;/publisher&gt;&lt;urls&gt;&lt;/urls&gt;&lt;/record&gt;&lt;/Cite&gt;&lt;/EndNote&gt;</w:instrText>
      </w:r>
      <w:r w:rsidR="00E0627F">
        <w:rPr>
          <w:color w:val="000000" w:themeColor="text1"/>
        </w:rPr>
        <w:fldChar w:fldCharType="separate"/>
      </w:r>
      <w:r w:rsidR="00E0627F">
        <w:rPr>
          <w:noProof/>
          <w:color w:val="000000" w:themeColor="text1"/>
        </w:rPr>
        <w:t>(Uppada et al., 2017)</w:t>
      </w:r>
      <w:r w:rsidR="00E0627F">
        <w:rPr>
          <w:color w:val="000000" w:themeColor="text1"/>
        </w:rPr>
        <w:fldChar w:fldCharType="end"/>
      </w:r>
      <w:ins w:id="200" w:author="Satyakam Dash" w:date="2019-05-15T19:26:00Z">
        <w:r w:rsidR="00E0627F">
          <w:rPr>
            <w:color w:val="000000" w:themeColor="text1"/>
          </w:rPr>
          <w:t xml:space="preserve"> can be considered. </w:t>
        </w:r>
      </w:ins>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lastRenderedPageBreak/>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Enchi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E1A4FA5" w14:textId="77777777" w:rsidR="00E0627F" w:rsidRPr="00E0627F" w:rsidRDefault="00105163" w:rsidP="00E0627F">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E0627F" w:rsidRPr="00E0627F">
        <w:rPr>
          <w:noProof/>
        </w:rPr>
        <w:t>Amin, S. A., Endalur Gopinarayanan, V., Nair, N. U., Hassoun, S., 2019. Establishing synthesis pathway-host compatibility via enzyme solubility. Biotechnology and bioengineering. 116</w:t>
      </w:r>
      <w:r w:rsidR="00E0627F" w:rsidRPr="00E0627F">
        <w:rPr>
          <w:b/>
          <w:noProof/>
        </w:rPr>
        <w:t>,</w:t>
      </w:r>
      <w:r w:rsidR="00E0627F" w:rsidRPr="00E0627F">
        <w:rPr>
          <w:noProof/>
        </w:rPr>
        <w:t xml:space="preserve"> 1405-1416.</w:t>
      </w:r>
    </w:p>
    <w:p w14:paraId="58348FFA" w14:textId="77777777" w:rsidR="00E0627F" w:rsidRPr="00E0627F" w:rsidRDefault="00E0627F" w:rsidP="00E0627F">
      <w:pPr>
        <w:pStyle w:val="EndNoteBibliography"/>
        <w:ind w:left="720" w:hanging="720"/>
        <w:rPr>
          <w:noProof/>
        </w:rPr>
      </w:pPr>
      <w:r w:rsidRPr="00E0627F">
        <w:rPr>
          <w:noProof/>
        </w:rPr>
        <w:t>Ataman, M., Hatzimanikatis, V., 2015. Heading in the right direction: thermodynamics-based network analysis and pathway engineering. Curr Opin Biotechnol. 36</w:t>
      </w:r>
      <w:r w:rsidRPr="00E0627F">
        <w:rPr>
          <w:b/>
          <w:noProof/>
        </w:rPr>
        <w:t>,</w:t>
      </w:r>
      <w:r w:rsidRPr="00E0627F">
        <w:rPr>
          <w:noProof/>
        </w:rPr>
        <w:t xml:space="preserve"> 176-82.</w:t>
      </w:r>
    </w:p>
    <w:p w14:paraId="0202ACEC" w14:textId="77777777" w:rsidR="00E0627F" w:rsidRPr="00E0627F" w:rsidRDefault="00E0627F" w:rsidP="00E0627F">
      <w:pPr>
        <w:pStyle w:val="EndNoteBibliography"/>
        <w:ind w:left="720" w:hanging="720"/>
        <w:rPr>
          <w:noProof/>
        </w:rPr>
      </w:pPr>
      <w:r w:rsidRPr="00E0627F">
        <w:rPr>
          <w:noProof/>
        </w:rPr>
        <w:t>Bennett, G. N., San, K. Y., 2009. Engineering E. coli Central Metabolism for Enhanced Primary Metabolite Production. Systems Biology and Biotechnology of Escherichia Coli. 351-376.</w:t>
      </w:r>
    </w:p>
    <w:p w14:paraId="7CFB5B3F" w14:textId="77777777" w:rsidR="00E0627F" w:rsidRPr="00E0627F" w:rsidRDefault="00E0627F" w:rsidP="00E0627F">
      <w:pPr>
        <w:pStyle w:val="EndNoteBibliography"/>
        <w:ind w:left="720" w:hanging="720"/>
        <w:rPr>
          <w:noProof/>
        </w:rPr>
      </w:pPr>
      <w:r w:rsidRPr="00E0627F">
        <w:rPr>
          <w:noProof/>
        </w:rPr>
        <w:t>Beri, D., Olson, D. G., Holwerda, E. K., Lynd, L. R., 2016. Nicotinamide cofactor ratios in engineered strains of Clostridium thermocellum and Thermoanaerobacterium saccharolyticum. Fems Microbiol Lett. 363.</w:t>
      </w:r>
    </w:p>
    <w:p w14:paraId="45E87F32" w14:textId="77777777" w:rsidR="00E0627F" w:rsidRPr="00E0627F" w:rsidRDefault="00E0627F" w:rsidP="00E0627F">
      <w:pPr>
        <w:pStyle w:val="EndNoteBibliography"/>
        <w:ind w:left="720" w:hanging="720"/>
        <w:rPr>
          <w:noProof/>
        </w:rPr>
      </w:pPr>
      <w:r w:rsidRPr="00E0627F">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038500A0" w14:textId="77777777" w:rsidR="00E0627F" w:rsidRPr="00E0627F" w:rsidRDefault="00E0627F" w:rsidP="00E0627F">
      <w:pPr>
        <w:pStyle w:val="EndNoteBibliography"/>
        <w:ind w:left="720" w:hanging="720"/>
        <w:rPr>
          <w:noProof/>
        </w:rPr>
      </w:pPr>
      <w:r w:rsidRPr="00E0627F">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E0627F">
        <w:rPr>
          <w:b/>
          <w:noProof/>
        </w:rPr>
        <w:t>,</w:t>
      </w:r>
      <w:r w:rsidRPr="00E0627F">
        <w:rPr>
          <w:noProof/>
        </w:rPr>
        <w:t xml:space="preserve"> 13752-13757.</w:t>
      </w:r>
    </w:p>
    <w:p w14:paraId="4381AE94" w14:textId="77777777" w:rsidR="00E0627F" w:rsidRPr="00E0627F" w:rsidRDefault="00E0627F" w:rsidP="00E0627F">
      <w:pPr>
        <w:pStyle w:val="EndNoteBibliography"/>
        <w:ind w:left="720" w:hanging="720"/>
        <w:rPr>
          <w:noProof/>
        </w:rPr>
      </w:pPr>
      <w:r w:rsidRPr="00E0627F">
        <w:rPr>
          <w:noProof/>
        </w:rPr>
        <w:t>Dash, S., Khodayari, A., Zhou, J., Holwerda, E. K., Olson, D. G., Lynd, L. R., Maranas, C. D., 2017. Development of a core Clostridium thermocellum kinetic metabolic model consistent with multiple genetic perturbations. Biotechnol Biofuels. 10</w:t>
      </w:r>
      <w:r w:rsidRPr="00E0627F">
        <w:rPr>
          <w:b/>
          <w:noProof/>
        </w:rPr>
        <w:t>,</w:t>
      </w:r>
      <w:r w:rsidRPr="00E0627F">
        <w:rPr>
          <w:noProof/>
        </w:rPr>
        <w:t xml:space="preserve"> 108.</w:t>
      </w:r>
    </w:p>
    <w:p w14:paraId="3E297682" w14:textId="77777777" w:rsidR="00E0627F" w:rsidRPr="00E0627F" w:rsidRDefault="00E0627F" w:rsidP="00E0627F">
      <w:pPr>
        <w:pStyle w:val="EndNoteBibliography"/>
        <w:ind w:left="720" w:hanging="720"/>
        <w:rPr>
          <w:noProof/>
        </w:rPr>
      </w:pPr>
      <w:r w:rsidRPr="00E0627F">
        <w:rPr>
          <w:noProof/>
        </w:rPr>
        <w:t>de Figueiredo, L. F., Podhorski, A., Rubio, A., Kaleta, C., Beasley, J. E., Schuster, S., Planes, F. J., 2009. Computing the shortest elementary flux modes in genome-scale metabolic networks. Bioinformatics. 25</w:t>
      </w:r>
      <w:r w:rsidRPr="00E0627F">
        <w:rPr>
          <w:b/>
          <w:noProof/>
        </w:rPr>
        <w:t>,</w:t>
      </w:r>
      <w:r w:rsidRPr="00E0627F">
        <w:rPr>
          <w:noProof/>
        </w:rPr>
        <w:t xml:space="preserve"> 3158-3165.</w:t>
      </w:r>
    </w:p>
    <w:p w14:paraId="3914ADF5" w14:textId="77777777" w:rsidR="00E0627F" w:rsidRPr="00E0627F" w:rsidRDefault="00E0627F" w:rsidP="00E0627F">
      <w:pPr>
        <w:pStyle w:val="EndNoteBibliography"/>
        <w:ind w:left="720" w:hanging="720"/>
        <w:rPr>
          <w:noProof/>
        </w:rPr>
      </w:pPr>
      <w:r w:rsidRPr="00E0627F">
        <w:rPr>
          <w:noProof/>
        </w:rPr>
        <w:t>Demain, A. L., Newcomb, M., Wu, J. H., 2005. Cellulase, clostridia, and ethanol. Microbiol Mol Biol Rev. 69</w:t>
      </w:r>
      <w:r w:rsidRPr="00E0627F">
        <w:rPr>
          <w:b/>
          <w:noProof/>
        </w:rPr>
        <w:t>,</w:t>
      </w:r>
      <w:r w:rsidRPr="00E0627F">
        <w:rPr>
          <w:noProof/>
        </w:rPr>
        <w:t xml:space="preserve"> 124-54.</w:t>
      </w:r>
    </w:p>
    <w:p w14:paraId="52D2BEE3" w14:textId="77777777" w:rsidR="00E0627F" w:rsidRPr="00E0627F" w:rsidRDefault="00E0627F" w:rsidP="00E0627F">
      <w:pPr>
        <w:pStyle w:val="EndNoteBibliography"/>
        <w:ind w:left="720" w:hanging="720"/>
        <w:rPr>
          <w:noProof/>
        </w:rPr>
      </w:pPr>
      <w:r w:rsidRPr="00E0627F">
        <w:rPr>
          <w:noProof/>
        </w:rPr>
        <w:t>Guo, Z. P., Zhang, L., Ding, Z. Y., Wang, Z. X., Shi, G. Y., 2011. Improving ethanol productivity by modification of glycolytic redox factor generation in glycerol-3-phosphate dehydrogenase mutants of an industrial ethanol yeast. J Ind Microbiol Biotechnol. 38</w:t>
      </w:r>
      <w:r w:rsidRPr="00E0627F">
        <w:rPr>
          <w:b/>
          <w:noProof/>
        </w:rPr>
        <w:t>,</w:t>
      </w:r>
      <w:r w:rsidRPr="00E0627F">
        <w:rPr>
          <w:noProof/>
        </w:rPr>
        <w:t xml:space="preserve"> 935-43.</w:t>
      </w:r>
    </w:p>
    <w:p w14:paraId="499EDC13" w14:textId="77777777" w:rsidR="00E0627F" w:rsidRPr="00E0627F" w:rsidRDefault="00E0627F" w:rsidP="00E0627F">
      <w:pPr>
        <w:pStyle w:val="EndNoteBibliography"/>
        <w:ind w:left="720" w:hanging="720"/>
        <w:rPr>
          <w:noProof/>
        </w:rPr>
      </w:pPr>
      <w:r w:rsidRPr="00E0627F">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3648FB4" w14:textId="77777777" w:rsidR="00E0627F" w:rsidRPr="00E0627F" w:rsidRDefault="00E0627F" w:rsidP="00E0627F">
      <w:pPr>
        <w:pStyle w:val="EndNoteBibliography"/>
        <w:ind w:left="720" w:hanging="720"/>
        <w:rPr>
          <w:noProof/>
        </w:rPr>
      </w:pPr>
      <w:r w:rsidRPr="00E0627F">
        <w:rPr>
          <w:noProof/>
        </w:rPr>
        <w:t xml:space="preserve">Herring, C. D., Kenealy, W. R., Shaw, A. J., Covalla, S. F., Olson, D. G., Zhang, J. Y., Sillers, W. R., Tsakraklides, V., Bardsley, J. S., Rogers, S. R., Thorne, P. G., Johnson, J. P., Foster, A., Shikhare, I. </w:t>
      </w:r>
      <w:r w:rsidRPr="00E0627F">
        <w:rPr>
          <w:noProof/>
        </w:rPr>
        <w:lastRenderedPageBreak/>
        <w:t>D., Klingeman, D. M., Brown, S. D., Davison, B. H., Lynd, L. R., Hogsett, D. A., 2016. Strain and bioprocess improvement of a thermophilic anaerobe for the production of ethanol from wood. Biotechnol Biofuels. 9.</w:t>
      </w:r>
    </w:p>
    <w:p w14:paraId="2BBE1D52" w14:textId="77777777" w:rsidR="00E0627F" w:rsidRPr="00E0627F" w:rsidRDefault="00E0627F" w:rsidP="00E0627F">
      <w:pPr>
        <w:pStyle w:val="EndNoteBibliography"/>
        <w:ind w:left="720" w:hanging="720"/>
        <w:rPr>
          <w:noProof/>
        </w:rPr>
      </w:pPr>
      <w:r w:rsidRPr="00E0627F">
        <w:rPr>
          <w:noProof/>
        </w:rPr>
        <w:t>Holwerda, E. K., Thorne, P. G., Olson, D. G., Amador-Noguez, D., Engle, N. L., Tschaplinski, T. J., van Dijken, J. P., Lynd, L. R., 2014. The exometabolome of Clostridium thermocellum reveals overflow metabolism at high cellulose loading. Biotechnol Biofuels. 7</w:t>
      </w:r>
      <w:r w:rsidRPr="00E0627F">
        <w:rPr>
          <w:b/>
          <w:noProof/>
        </w:rPr>
        <w:t>,</w:t>
      </w:r>
      <w:r w:rsidRPr="00E0627F">
        <w:rPr>
          <w:noProof/>
        </w:rPr>
        <w:t xml:space="preserve"> 155.</w:t>
      </w:r>
    </w:p>
    <w:p w14:paraId="018670DB" w14:textId="77777777" w:rsidR="00E0627F" w:rsidRPr="00E0627F" w:rsidRDefault="00E0627F" w:rsidP="00E0627F">
      <w:pPr>
        <w:pStyle w:val="EndNoteBibliography"/>
        <w:ind w:left="720" w:hanging="720"/>
        <w:rPr>
          <w:noProof/>
        </w:rPr>
      </w:pPr>
      <w:r w:rsidRPr="00E0627F">
        <w:rPr>
          <w:noProof/>
        </w:rPr>
        <w:t>Hon, S., Olson, D. G., Holwerda, E. K., Lanahan, A. A., Murphy, S. J. L., Maloney, M. I., Zheng, T., Papanek, B., Guss, A. M., Lynd, L. R., 2017. The ethanol pathway from Thermoanaerobacterium saccharolyticum improves ethanol production in Clostridium thermocellum. Metab Eng. 42</w:t>
      </w:r>
      <w:r w:rsidRPr="00E0627F">
        <w:rPr>
          <w:b/>
          <w:noProof/>
        </w:rPr>
        <w:t>,</w:t>
      </w:r>
      <w:r w:rsidRPr="00E0627F">
        <w:rPr>
          <w:noProof/>
        </w:rPr>
        <w:t xml:space="preserve"> 175-184.</w:t>
      </w:r>
    </w:p>
    <w:p w14:paraId="1ABBBE95" w14:textId="77777777" w:rsidR="00E0627F" w:rsidRPr="00E0627F" w:rsidRDefault="00E0627F" w:rsidP="00E0627F">
      <w:pPr>
        <w:pStyle w:val="EndNoteBibliography"/>
        <w:ind w:left="720" w:hanging="720"/>
        <w:rPr>
          <w:noProof/>
        </w:rPr>
      </w:pPr>
      <w:r w:rsidRPr="00E0627F">
        <w:rPr>
          <w:noProof/>
        </w:rPr>
        <w:t>Lynd, L. R., 2017. The grand challenge of cellulosic biofuels. Nat Biotechnol. 35</w:t>
      </w:r>
      <w:r w:rsidRPr="00E0627F">
        <w:rPr>
          <w:b/>
          <w:noProof/>
        </w:rPr>
        <w:t>,</w:t>
      </w:r>
      <w:r w:rsidRPr="00E0627F">
        <w:rPr>
          <w:noProof/>
        </w:rPr>
        <w:t xml:space="preserve"> 912-915.</w:t>
      </w:r>
    </w:p>
    <w:p w14:paraId="337C1469" w14:textId="77777777" w:rsidR="00E0627F" w:rsidRPr="00E0627F" w:rsidRDefault="00E0627F" w:rsidP="00E0627F">
      <w:pPr>
        <w:pStyle w:val="EndNoteBibliography"/>
        <w:ind w:left="720" w:hanging="720"/>
        <w:rPr>
          <w:noProof/>
        </w:rPr>
      </w:pPr>
      <w:r w:rsidRPr="00E0627F">
        <w:rPr>
          <w:noProof/>
        </w:rPr>
        <w:t>Lynd, L. R., Liang, X. Y., Biddy, M. J., Allee, A., Cai, H., Foust, T., Himmel, M. E., Laser, M. S., Wang, M., Wyman, C. E., 2017. Cellulosic ethanol: status and innovation. Curr Opin Biotech. 45</w:t>
      </w:r>
      <w:r w:rsidRPr="00E0627F">
        <w:rPr>
          <w:b/>
          <w:noProof/>
        </w:rPr>
        <w:t>,</w:t>
      </w:r>
      <w:r w:rsidRPr="00E0627F">
        <w:rPr>
          <w:noProof/>
        </w:rPr>
        <w:t xml:space="preserve"> 202-211.</w:t>
      </w:r>
    </w:p>
    <w:p w14:paraId="250DB3CA" w14:textId="77777777" w:rsidR="00E0627F" w:rsidRPr="00E0627F" w:rsidRDefault="00E0627F" w:rsidP="00E0627F">
      <w:pPr>
        <w:pStyle w:val="EndNoteBibliography"/>
        <w:ind w:left="720" w:hanging="720"/>
        <w:rPr>
          <w:noProof/>
        </w:rPr>
      </w:pPr>
      <w:r w:rsidRPr="00E0627F">
        <w:rPr>
          <w:noProof/>
        </w:rPr>
        <w:t>Lynd, L. R., Weimer, P. J., van Zyl, W. H., Pretorius, I. S., 2002. Microbial cellulose utilization: fundamentals and biotechnology. Microbiol Mol Biol Rev. 66</w:t>
      </w:r>
      <w:r w:rsidRPr="00E0627F">
        <w:rPr>
          <w:b/>
          <w:noProof/>
        </w:rPr>
        <w:t>,</w:t>
      </w:r>
      <w:r w:rsidRPr="00E0627F">
        <w:rPr>
          <w:noProof/>
        </w:rPr>
        <w:t xml:space="preserve"> 506-77, table of contents.</w:t>
      </w:r>
    </w:p>
    <w:p w14:paraId="16936821" w14:textId="77777777" w:rsidR="00E0627F" w:rsidRPr="00E0627F" w:rsidRDefault="00E0627F" w:rsidP="00E0627F">
      <w:pPr>
        <w:pStyle w:val="EndNoteBibliography"/>
        <w:ind w:left="720" w:hanging="720"/>
        <w:rPr>
          <w:noProof/>
        </w:rPr>
      </w:pPr>
      <w:r w:rsidRPr="00E0627F">
        <w:rPr>
          <w:noProof/>
        </w:rPr>
        <w:t>Meyer, C. L., Papoutsakis, E. T., 1989. Increased Levels of Atp and Nadh Are Associated with Increased Solvent Production in Continuous Cultures of Clostridium-Acetobutylicum. Appl Microbiol Biotechnol. 30</w:t>
      </w:r>
      <w:r w:rsidRPr="00E0627F">
        <w:rPr>
          <w:b/>
          <w:noProof/>
        </w:rPr>
        <w:t>,</w:t>
      </w:r>
      <w:r w:rsidRPr="00E0627F">
        <w:rPr>
          <w:noProof/>
        </w:rPr>
        <w:t xml:space="preserve"> 450-459.</w:t>
      </w:r>
    </w:p>
    <w:p w14:paraId="12F1D6C5" w14:textId="77777777" w:rsidR="00E0627F" w:rsidRPr="00E0627F" w:rsidRDefault="00E0627F" w:rsidP="00E0627F">
      <w:pPr>
        <w:pStyle w:val="EndNoteBibliography"/>
        <w:ind w:left="720" w:hanging="720"/>
        <w:rPr>
          <w:noProof/>
        </w:rPr>
      </w:pPr>
      <w:r w:rsidRPr="00E0627F">
        <w:rPr>
          <w:noProof/>
        </w:rPr>
        <w:t>Milo, R., Jorgensen, P., Moran, U., Weber, G., Springer, M., 2010. BioNumbers--the database of key numbers in molecular and cell biology. Nucleic Acids Res. 38</w:t>
      </w:r>
      <w:r w:rsidRPr="00E0627F">
        <w:rPr>
          <w:b/>
          <w:noProof/>
        </w:rPr>
        <w:t>,</w:t>
      </w:r>
      <w:r w:rsidRPr="00E0627F">
        <w:rPr>
          <w:noProof/>
        </w:rPr>
        <w:t xml:space="preserve"> D750-3.</w:t>
      </w:r>
    </w:p>
    <w:p w14:paraId="47AE2CBE" w14:textId="77777777" w:rsidR="00E0627F" w:rsidRPr="00E0627F" w:rsidRDefault="00E0627F" w:rsidP="00E0627F">
      <w:pPr>
        <w:pStyle w:val="EndNoteBibliography"/>
        <w:ind w:left="720" w:hanging="720"/>
        <w:rPr>
          <w:noProof/>
        </w:rPr>
      </w:pPr>
      <w:r w:rsidRPr="00E0627F">
        <w:rPr>
          <w:noProof/>
        </w:rPr>
        <w:t>Noor, E., Bar-Even, A., Flamholz, A., Reznik, E., Liebermeister, W., Milo, R., 2014. Pathway thermodynamics highlights kinetic obstacles in central metabolism. PLoS Comput Biol. 10</w:t>
      </w:r>
      <w:r w:rsidRPr="00E0627F">
        <w:rPr>
          <w:b/>
          <w:noProof/>
        </w:rPr>
        <w:t>,</w:t>
      </w:r>
      <w:r w:rsidRPr="00E0627F">
        <w:rPr>
          <w:noProof/>
        </w:rPr>
        <w:t xml:space="preserve"> e1003483.</w:t>
      </w:r>
    </w:p>
    <w:p w14:paraId="4C76F305" w14:textId="77777777" w:rsidR="00E0627F" w:rsidRPr="00E0627F" w:rsidRDefault="00E0627F" w:rsidP="00E0627F">
      <w:pPr>
        <w:pStyle w:val="EndNoteBibliography"/>
        <w:ind w:left="720" w:hanging="720"/>
        <w:rPr>
          <w:noProof/>
        </w:rPr>
      </w:pPr>
      <w:r w:rsidRPr="00E0627F">
        <w:rPr>
          <w:noProof/>
        </w:rPr>
        <w:t>Noor, E., Haraldsdottir, H. S., Milo, R., Fleming, R. M., 2013. Consistent estimation of Gibbs energy using component contributions. PLoS Comput Biol. 9</w:t>
      </w:r>
      <w:r w:rsidRPr="00E0627F">
        <w:rPr>
          <w:b/>
          <w:noProof/>
        </w:rPr>
        <w:t>,</w:t>
      </w:r>
      <w:r w:rsidRPr="00E0627F">
        <w:rPr>
          <w:noProof/>
        </w:rPr>
        <w:t xml:space="preserve"> e1003098.</w:t>
      </w:r>
    </w:p>
    <w:p w14:paraId="6CE80DBE" w14:textId="77777777" w:rsidR="00E0627F" w:rsidRPr="00E0627F" w:rsidRDefault="00E0627F" w:rsidP="00E0627F">
      <w:pPr>
        <w:pStyle w:val="EndNoteBibliography"/>
        <w:ind w:left="720" w:hanging="720"/>
        <w:rPr>
          <w:noProof/>
        </w:rPr>
      </w:pPr>
      <w:r w:rsidRPr="00E0627F">
        <w:rPr>
          <w:noProof/>
        </w:rPr>
        <w:t>Olson, D. G., Horl, M., Fuhrer, T., Cui, J., Zhou, J., Maloney, M. I., Amador-Noguez, D., Tian, L., Sauer, U., Lynd, L. R., 2017. Glycolysis without pyruvate kinase in Clostridium thermocellum. Metab Eng. 39</w:t>
      </w:r>
      <w:r w:rsidRPr="00E0627F">
        <w:rPr>
          <w:b/>
          <w:noProof/>
        </w:rPr>
        <w:t>,</w:t>
      </w:r>
      <w:r w:rsidRPr="00E0627F">
        <w:rPr>
          <w:noProof/>
        </w:rPr>
        <w:t xml:space="preserve"> 169-180.</w:t>
      </w:r>
    </w:p>
    <w:p w14:paraId="294CA1F3" w14:textId="77777777" w:rsidR="00E0627F" w:rsidRPr="00E0627F" w:rsidRDefault="00E0627F" w:rsidP="00E0627F">
      <w:pPr>
        <w:pStyle w:val="EndNoteBibliography"/>
        <w:ind w:left="720" w:hanging="720"/>
        <w:rPr>
          <w:noProof/>
        </w:rPr>
      </w:pPr>
      <w:r w:rsidRPr="00E0627F">
        <w:rPr>
          <w:noProof/>
        </w:rPr>
        <w:t>Olson, D. G., McBride, J. E., Shaw, A. J., Lynd, L. R., 2012. Recent progress in consolidated bioprocessing. Curr Opin Biotech. 23</w:t>
      </w:r>
      <w:r w:rsidRPr="00E0627F">
        <w:rPr>
          <w:b/>
          <w:noProof/>
        </w:rPr>
        <w:t>,</w:t>
      </w:r>
      <w:r w:rsidRPr="00E0627F">
        <w:rPr>
          <w:noProof/>
        </w:rPr>
        <w:t xml:space="preserve"> 396-405.</w:t>
      </w:r>
    </w:p>
    <w:p w14:paraId="6AE2AFE5" w14:textId="77777777" w:rsidR="00E0627F" w:rsidRPr="00E0627F" w:rsidRDefault="00E0627F" w:rsidP="00E0627F">
      <w:pPr>
        <w:pStyle w:val="EndNoteBibliography"/>
        <w:ind w:left="720" w:hanging="720"/>
        <w:rPr>
          <w:noProof/>
        </w:rPr>
      </w:pPr>
      <w:r w:rsidRPr="00E0627F">
        <w:rPr>
          <w:noProof/>
        </w:rPr>
        <w:t>Olson, D. G., Sparling, R., Lynd, L. R., 2015. Ethanol production by engineered thermophiles. Curr Opin Biotechnol. 33</w:t>
      </w:r>
      <w:r w:rsidRPr="00E0627F">
        <w:rPr>
          <w:b/>
          <w:noProof/>
        </w:rPr>
        <w:t>,</w:t>
      </w:r>
      <w:r w:rsidRPr="00E0627F">
        <w:rPr>
          <w:noProof/>
        </w:rPr>
        <w:t xml:space="preserve"> 130-41.</w:t>
      </w:r>
    </w:p>
    <w:p w14:paraId="0195C56C" w14:textId="77777777" w:rsidR="00E0627F" w:rsidRPr="00E0627F" w:rsidRDefault="00E0627F" w:rsidP="00E0627F">
      <w:pPr>
        <w:pStyle w:val="EndNoteBibliography"/>
        <w:ind w:left="720" w:hanging="720"/>
        <w:rPr>
          <w:noProof/>
        </w:rPr>
      </w:pPr>
      <w:r w:rsidRPr="00E0627F">
        <w:rPr>
          <w:noProof/>
        </w:rPr>
        <w:t>Peres, S., Jolicœur, M., Moulin, C., Dague, P., Schuster, S., 2017. How important is thermodynamics for identifying elementary flux modes? PLoS One. 12</w:t>
      </w:r>
      <w:r w:rsidRPr="00E0627F">
        <w:rPr>
          <w:b/>
          <w:noProof/>
        </w:rPr>
        <w:t>,</w:t>
      </w:r>
      <w:r w:rsidRPr="00E0627F">
        <w:rPr>
          <w:noProof/>
        </w:rPr>
        <w:t xml:space="preserve"> e0171440.</w:t>
      </w:r>
    </w:p>
    <w:p w14:paraId="0B60119A" w14:textId="77777777" w:rsidR="00E0627F" w:rsidRPr="00E0627F" w:rsidRDefault="00E0627F" w:rsidP="00E0627F">
      <w:pPr>
        <w:pStyle w:val="EndNoteBibliography"/>
        <w:ind w:left="720" w:hanging="720"/>
        <w:rPr>
          <w:noProof/>
        </w:rPr>
      </w:pPr>
      <w:r w:rsidRPr="00E0627F">
        <w:rPr>
          <w:noProof/>
        </w:rPr>
        <w:t>Pharkya, P., Burgard, A. P., Maranas, C. D., 2004. OptStrain: A computational framework for redesign of microbial production systems. Genome Research. 14</w:t>
      </w:r>
      <w:r w:rsidRPr="00E0627F">
        <w:rPr>
          <w:b/>
          <w:noProof/>
        </w:rPr>
        <w:t>,</w:t>
      </w:r>
      <w:r w:rsidRPr="00E0627F">
        <w:rPr>
          <w:noProof/>
        </w:rPr>
        <w:t xml:space="preserve"> 2367-2376.</w:t>
      </w:r>
    </w:p>
    <w:p w14:paraId="0A5F1945" w14:textId="77777777" w:rsidR="00E0627F" w:rsidRPr="00E0627F" w:rsidRDefault="00E0627F" w:rsidP="00E0627F">
      <w:pPr>
        <w:pStyle w:val="EndNoteBibliography"/>
        <w:ind w:left="720" w:hanging="720"/>
        <w:rPr>
          <w:noProof/>
        </w:rPr>
      </w:pPr>
      <w:r w:rsidRPr="00E0627F">
        <w:rPr>
          <w:noProof/>
        </w:rPr>
        <w:t>Rabinowitz, J. D., Kimball, E., 2007. Acidic acetonitrile for cellular metabolome extraction from Escherichia coli. Analytical Chemistry. 79</w:t>
      </w:r>
      <w:r w:rsidRPr="00E0627F">
        <w:rPr>
          <w:b/>
          <w:noProof/>
        </w:rPr>
        <w:t>,</w:t>
      </w:r>
      <w:r w:rsidRPr="00E0627F">
        <w:rPr>
          <w:noProof/>
        </w:rPr>
        <w:t xml:space="preserve"> 6167-6173.</w:t>
      </w:r>
    </w:p>
    <w:p w14:paraId="09570875" w14:textId="77777777" w:rsidR="00E0627F" w:rsidRPr="00E0627F" w:rsidRDefault="00E0627F" w:rsidP="00E0627F">
      <w:pPr>
        <w:pStyle w:val="EndNoteBibliography"/>
        <w:ind w:left="720" w:hanging="720"/>
        <w:rPr>
          <w:noProof/>
        </w:rPr>
      </w:pPr>
      <w:r w:rsidRPr="00E0627F">
        <w:rPr>
          <w:noProof/>
        </w:rPr>
        <w:t>Rutkis, R., Strazdina, I., Balodite, E., Lasa, Z., Galinina, N., Kalnenieks, U., 2016. The Low Energy-Coupling Respiration in Zymomonas mobilis Accelerates Flux in the Entner-Doudoroff Pathway. Plos One. 11.</w:t>
      </w:r>
    </w:p>
    <w:p w14:paraId="3F0F609D" w14:textId="77777777" w:rsidR="00E0627F" w:rsidRPr="00E0627F" w:rsidRDefault="00E0627F" w:rsidP="00E0627F">
      <w:pPr>
        <w:pStyle w:val="EndNoteBibliography"/>
        <w:ind w:left="720" w:hanging="720"/>
        <w:rPr>
          <w:noProof/>
        </w:rPr>
      </w:pPr>
      <w:r w:rsidRPr="00E0627F">
        <w:rPr>
          <w:noProof/>
        </w:rPr>
        <w:t xml:space="preserve">Rydzak, T., McQueen, P. D., Krokhin, O. V., Spicer, V., Ezzati, P., Dwivedi, R. C., Shamshurin, D., Levin, D. B., Wilkins, J. A., Sparling, R., 2012. Proteomic analysis of Clostridium thermocellum core </w:t>
      </w:r>
      <w:r w:rsidRPr="00E0627F">
        <w:rPr>
          <w:noProof/>
        </w:rPr>
        <w:lastRenderedPageBreak/>
        <w:t>metabolism: relative protein expression profiles and growth phase-dependent changes in protein expression. BMC Microbiol. 12</w:t>
      </w:r>
      <w:r w:rsidRPr="00E0627F">
        <w:rPr>
          <w:b/>
          <w:noProof/>
        </w:rPr>
        <w:t>,</w:t>
      </w:r>
      <w:r w:rsidRPr="00E0627F">
        <w:rPr>
          <w:noProof/>
        </w:rPr>
        <w:t xml:space="preserve"> 214.</w:t>
      </w:r>
    </w:p>
    <w:p w14:paraId="0E32AEB6" w14:textId="77777777" w:rsidR="00E0627F" w:rsidRPr="00E0627F" w:rsidRDefault="00E0627F" w:rsidP="00E0627F">
      <w:pPr>
        <w:pStyle w:val="EndNoteBibliography"/>
        <w:ind w:left="720" w:hanging="720"/>
        <w:rPr>
          <w:noProof/>
        </w:rPr>
      </w:pPr>
      <w:r w:rsidRPr="00E0627F">
        <w:rPr>
          <w:noProof/>
        </w:rPr>
        <w:t>Shao, X. J., Raman, B., Zhu, M. J., Mielenz, J. R., Brown, S. D., Guss, A. M., Lynd, L. R., 2011. Mutant selection and phenotypic and genetic characterization of ethanol-tolerant strains of Clostridium thermocellum. Appl Microbiol Biot. 92</w:t>
      </w:r>
      <w:r w:rsidRPr="00E0627F">
        <w:rPr>
          <w:b/>
          <w:noProof/>
        </w:rPr>
        <w:t>,</w:t>
      </w:r>
      <w:r w:rsidRPr="00E0627F">
        <w:rPr>
          <w:noProof/>
        </w:rPr>
        <w:t xml:space="preserve"> 641-652.</w:t>
      </w:r>
    </w:p>
    <w:p w14:paraId="4B4CBB77" w14:textId="77777777" w:rsidR="00E0627F" w:rsidRPr="00E0627F" w:rsidRDefault="00E0627F" w:rsidP="00E0627F">
      <w:pPr>
        <w:pStyle w:val="EndNoteBibliography"/>
        <w:ind w:left="720" w:hanging="720"/>
        <w:rPr>
          <w:noProof/>
        </w:rPr>
      </w:pPr>
      <w:r w:rsidRPr="00E0627F">
        <w:rPr>
          <w:noProof/>
        </w:rPr>
        <w:t>Shinoda, W., 2016. Permeability across lipid membranes. Bba-Biomembranes. 1858</w:t>
      </w:r>
      <w:r w:rsidRPr="00E0627F">
        <w:rPr>
          <w:b/>
          <w:noProof/>
        </w:rPr>
        <w:t>,</w:t>
      </w:r>
      <w:r w:rsidRPr="00E0627F">
        <w:rPr>
          <w:noProof/>
        </w:rPr>
        <w:t xml:space="preserve"> 2254-2265.</w:t>
      </w:r>
    </w:p>
    <w:p w14:paraId="0AE129A8" w14:textId="77777777" w:rsidR="00E0627F" w:rsidRPr="00E0627F" w:rsidRDefault="00E0627F" w:rsidP="00E0627F">
      <w:pPr>
        <w:pStyle w:val="EndNoteBibliography"/>
        <w:ind w:left="720" w:hanging="720"/>
        <w:rPr>
          <w:noProof/>
        </w:rPr>
      </w:pPr>
      <w:r w:rsidRPr="00E0627F">
        <w:rPr>
          <w:noProof/>
        </w:rPr>
        <w:t>Takeno, S., Hori, K., Ohtani, S., Mimura, A., Mitsuhashi, S., Ikeda, M., 2016. L-Lysine production independent of the oxidative pentose phosphate pathway by Corynebacterium glutamicum with the Streptococcus mutans gapN gene. Metab Eng. 37</w:t>
      </w:r>
      <w:r w:rsidRPr="00E0627F">
        <w:rPr>
          <w:b/>
          <w:noProof/>
        </w:rPr>
        <w:t>,</w:t>
      </w:r>
      <w:r w:rsidRPr="00E0627F">
        <w:rPr>
          <w:noProof/>
        </w:rPr>
        <w:t xml:space="preserve"> 1-10.</w:t>
      </w:r>
    </w:p>
    <w:p w14:paraId="79B3C61B" w14:textId="77777777" w:rsidR="00E0627F" w:rsidRPr="00E0627F" w:rsidRDefault="00E0627F" w:rsidP="00E0627F">
      <w:pPr>
        <w:pStyle w:val="EndNoteBibliography"/>
        <w:ind w:left="720" w:hanging="720"/>
        <w:rPr>
          <w:noProof/>
        </w:rPr>
      </w:pPr>
      <w:r w:rsidRPr="00E0627F">
        <w:rPr>
          <w:noProof/>
        </w:rPr>
        <w:t>Thompson, R. A., Layton, D. S., Guss, A. M., Olson, D. G., Lynd, L. R., Trinh, C. T., 2015. Elucidating central metabolic redox obstacles hindering ethanol production in Clostridium thermocellum. Metab Eng. 32</w:t>
      </w:r>
      <w:r w:rsidRPr="00E0627F">
        <w:rPr>
          <w:b/>
          <w:noProof/>
        </w:rPr>
        <w:t>,</w:t>
      </w:r>
      <w:r w:rsidRPr="00E0627F">
        <w:rPr>
          <w:noProof/>
        </w:rPr>
        <w:t xml:space="preserve"> 207-219.</w:t>
      </w:r>
    </w:p>
    <w:p w14:paraId="4E5389B9" w14:textId="77777777" w:rsidR="00E0627F" w:rsidRPr="00E0627F" w:rsidRDefault="00E0627F" w:rsidP="00E0627F">
      <w:pPr>
        <w:pStyle w:val="EndNoteBibliography"/>
        <w:ind w:left="720" w:hanging="720"/>
        <w:rPr>
          <w:noProof/>
        </w:rPr>
      </w:pPr>
      <w:r w:rsidRPr="00E0627F">
        <w:rPr>
          <w:noProof/>
        </w:rPr>
        <w:t>Thompson, R. A., Trinh, C. T., 2017. Overflow metabolism and growth cessation in Clostridium thermocellum DSM1313 during high cellulose loading fermentations. Biotechnology and bioengineering. 114</w:t>
      </w:r>
      <w:r w:rsidRPr="00E0627F">
        <w:rPr>
          <w:b/>
          <w:noProof/>
        </w:rPr>
        <w:t>,</w:t>
      </w:r>
      <w:r w:rsidRPr="00E0627F">
        <w:rPr>
          <w:noProof/>
        </w:rPr>
        <w:t xml:space="preserve"> 2592-2604.</w:t>
      </w:r>
    </w:p>
    <w:p w14:paraId="294428B3" w14:textId="77777777" w:rsidR="00E0627F" w:rsidRPr="00E0627F" w:rsidRDefault="00E0627F" w:rsidP="00E0627F">
      <w:pPr>
        <w:pStyle w:val="EndNoteBibliography"/>
        <w:ind w:left="720" w:hanging="720"/>
        <w:rPr>
          <w:noProof/>
        </w:rPr>
      </w:pPr>
      <w:r w:rsidRPr="00E0627F">
        <w:rPr>
          <w:noProof/>
        </w:rPr>
        <w:t>Tian, L., Perot, S. J., Hon, S., Zhou, J., Liang, X., Bouvier, J. T., Guss, A. M., Olson, D. G., Lynd, L. R., 2017a. Enhanced ethanol formation by Clostridium thermocellum via pyruvate decarboxylase. Microb Cell Fact. 16</w:t>
      </w:r>
      <w:r w:rsidRPr="00E0627F">
        <w:rPr>
          <w:b/>
          <w:noProof/>
        </w:rPr>
        <w:t>,</w:t>
      </w:r>
      <w:r w:rsidRPr="00E0627F">
        <w:rPr>
          <w:noProof/>
        </w:rPr>
        <w:t xml:space="preserve"> 171.</w:t>
      </w:r>
    </w:p>
    <w:p w14:paraId="0B861707" w14:textId="77777777" w:rsidR="00E0627F" w:rsidRPr="00E0627F" w:rsidRDefault="00E0627F" w:rsidP="00E0627F">
      <w:pPr>
        <w:pStyle w:val="EndNoteBibliography"/>
        <w:ind w:left="720" w:hanging="720"/>
        <w:rPr>
          <w:noProof/>
        </w:rPr>
      </w:pPr>
      <w:r w:rsidRPr="00E0627F">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E0627F">
        <w:rPr>
          <w:b/>
          <w:noProof/>
        </w:rPr>
        <w:t>,</w:t>
      </w:r>
      <w:r w:rsidRPr="00E0627F">
        <w:rPr>
          <w:noProof/>
        </w:rPr>
        <w:t xml:space="preserve"> 276.</w:t>
      </w:r>
    </w:p>
    <w:p w14:paraId="48E7210C" w14:textId="77777777" w:rsidR="00E0627F" w:rsidRPr="00E0627F" w:rsidRDefault="00E0627F" w:rsidP="00E0627F">
      <w:pPr>
        <w:pStyle w:val="EndNoteBibliography"/>
        <w:ind w:left="720" w:hanging="720"/>
        <w:rPr>
          <w:noProof/>
        </w:rPr>
      </w:pPr>
      <w:r w:rsidRPr="00E0627F">
        <w:rPr>
          <w:noProof/>
        </w:rPr>
        <w:t>Trinh, C. T., Wlaschin, A., Srienc, F., 2009. Elementary mode analysis: a useful metabolic pathway analysis tool for characterizing cellular metabolism. Appl Microbiol Biotechnol. 81</w:t>
      </w:r>
      <w:r w:rsidRPr="00E0627F">
        <w:rPr>
          <w:b/>
          <w:noProof/>
        </w:rPr>
        <w:t>,</w:t>
      </w:r>
      <w:r w:rsidRPr="00E0627F">
        <w:rPr>
          <w:noProof/>
        </w:rPr>
        <w:t xml:space="preserve"> 813-26.</w:t>
      </w:r>
    </w:p>
    <w:p w14:paraId="238B5F1D" w14:textId="77777777" w:rsidR="00E0627F" w:rsidRPr="00E0627F" w:rsidRDefault="00E0627F" w:rsidP="00E0627F">
      <w:pPr>
        <w:pStyle w:val="EndNoteBibliography"/>
        <w:ind w:left="720" w:hanging="720"/>
        <w:rPr>
          <w:noProof/>
        </w:rPr>
      </w:pPr>
      <w:r w:rsidRPr="00E0627F">
        <w:rPr>
          <w:noProof/>
        </w:rPr>
        <w:t>Uppada, V., Satpute, K., Noronha, S., 2017. Redesigning cofactor availability: an essential requirement for metabolic engineering. Current Developments in Biotechnology and Bioengineering. Elsevier, pp. 223-242.</w:t>
      </w:r>
    </w:p>
    <w:p w14:paraId="2AB3486E" w14:textId="77777777" w:rsidR="00E0627F" w:rsidRPr="00E0627F" w:rsidRDefault="00E0627F" w:rsidP="00E0627F">
      <w:pPr>
        <w:pStyle w:val="EndNoteBibliography"/>
        <w:ind w:left="720" w:hanging="720"/>
        <w:rPr>
          <w:noProof/>
        </w:rPr>
      </w:pPr>
      <w:r w:rsidRPr="00E0627F">
        <w:rPr>
          <w:noProof/>
        </w:rPr>
        <w:t>Volkmer, B., Heinemann, M., 2011. Condition-Dependent Cell Volume and Concentration of Escherichia coli to Facilitate Data Conversion for Systems Biology Modeling. Plos One. 6.</w:t>
      </w:r>
    </w:p>
    <w:p w14:paraId="2CB32E33" w14:textId="77777777" w:rsidR="00E0627F" w:rsidRPr="00E0627F" w:rsidRDefault="00E0627F" w:rsidP="00E0627F">
      <w:pPr>
        <w:pStyle w:val="EndNoteBibliography"/>
        <w:ind w:left="720" w:hanging="720"/>
        <w:rPr>
          <w:noProof/>
        </w:rPr>
      </w:pPr>
      <w:r w:rsidRPr="00E0627F">
        <w:rPr>
          <w:noProof/>
        </w:rPr>
        <w:t>Wlaschin, A. P., Trinh, C. T., Carlson, R., Srienc, F., 2006. The fractional contributions of elementary modes to the metabolism of Escherichia coli and their estimation from reaction entropies. Metab Eng. 8</w:t>
      </w:r>
      <w:r w:rsidRPr="00E0627F">
        <w:rPr>
          <w:b/>
          <w:noProof/>
        </w:rPr>
        <w:t>,</w:t>
      </w:r>
      <w:r w:rsidRPr="00E0627F">
        <w:rPr>
          <w:noProof/>
        </w:rPr>
        <w:t xml:space="preserve"> 338-52.</w:t>
      </w:r>
    </w:p>
    <w:p w14:paraId="1BC30F96" w14:textId="77777777" w:rsidR="00E0627F" w:rsidRPr="00E0627F" w:rsidRDefault="00E0627F" w:rsidP="00E0627F">
      <w:pPr>
        <w:pStyle w:val="EndNoteBibliography"/>
        <w:ind w:left="720" w:hanging="720"/>
        <w:rPr>
          <w:noProof/>
        </w:rPr>
      </w:pPr>
      <w:r w:rsidRPr="00E0627F">
        <w:rPr>
          <w:noProof/>
        </w:rPr>
        <w:t>Xiong, W., Lin, P., Magnusson, L., Warner, L., Liao, J., Maness, P., Chou, K., 2017. Discovery of CO2-fixing one-carbon (C1) metabolism in a cellulose degrading bacterium Clostridium thermocellum. Abstr Pap Am Chem S. 253.</w:t>
      </w:r>
    </w:p>
    <w:p w14:paraId="4DC75C84" w14:textId="77777777" w:rsidR="00E0627F" w:rsidRPr="00E0627F" w:rsidRDefault="00E0627F" w:rsidP="00E0627F">
      <w:pPr>
        <w:pStyle w:val="EndNoteBibliography"/>
        <w:ind w:left="720" w:hanging="720"/>
        <w:rPr>
          <w:noProof/>
        </w:rPr>
      </w:pPr>
      <w:r w:rsidRPr="00E0627F">
        <w:rPr>
          <w:noProof/>
        </w:rPr>
        <w:t>Yang, S., Giannone, R. J., Dice, L., Yang, Z. K., Engle, N. L., Tschaplinski, T. J., Hettich, R. L., Brown, S. D., 2012. Clostridium thermocellum ATCC27405 transcriptomic, metabolomic and proteomic profiles after ethanol stress. BMC Genomics. 13</w:t>
      </w:r>
      <w:r w:rsidRPr="00E0627F">
        <w:rPr>
          <w:b/>
          <w:noProof/>
        </w:rPr>
        <w:t>,</w:t>
      </w:r>
      <w:r w:rsidRPr="00E0627F">
        <w:rPr>
          <w:noProof/>
        </w:rPr>
        <w:t xml:space="preserve"> 336.</w:t>
      </w:r>
    </w:p>
    <w:p w14:paraId="7FA3CBFB" w14:textId="77777777" w:rsidR="00E0627F" w:rsidRPr="00E0627F" w:rsidRDefault="00E0627F" w:rsidP="00E0627F">
      <w:pPr>
        <w:pStyle w:val="EndNoteBibliography"/>
        <w:ind w:left="720" w:hanging="720"/>
        <w:rPr>
          <w:noProof/>
        </w:rPr>
      </w:pPr>
      <w:r w:rsidRPr="00E0627F">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E0627F">
        <w:rPr>
          <w:b/>
          <w:noProof/>
        </w:rPr>
        <w:t>,</w:t>
      </w:r>
      <w:r w:rsidRPr="00E0627F">
        <w:rPr>
          <w:noProof/>
        </w:rPr>
        <w:t xml:space="preserve"> 2610-2619.</w:t>
      </w:r>
    </w:p>
    <w:p w14:paraId="620F21C2" w14:textId="77777777" w:rsidR="00E0627F" w:rsidRPr="00E0627F" w:rsidRDefault="00E0627F" w:rsidP="00E0627F">
      <w:pPr>
        <w:pStyle w:val="EndNoteBibliography"/>
        <w:ind w:left="720" w:hanging="720"/>
        <w:rPr>
          <w:noProof/>
        </w:rPr>
      </w:pPr>
      <w:r w:rsidRPr="00E0627F">
        <w:rPr>
          <w:noProof/>
        </w:rPr>
        <w:t>Zhou, J., Olson, D. G., Argyros, D. A., Deng, Y., van Gulik, W. M., van Dijken, J. P., Lynd, L. R., 2013. Atypical glycolysis in Clostridium thermocellum. Appl Environ Microbiol. 79</w:t>
      </w:r>
      <w:r w:rsidRPr="00E0627F">
        <w:rPr>
          <w:b/>
          <w:noProof/>
        </w:rPr>
        <w:t>,</w:t>
      </w:r>
      <w:r w:rsidRPr="00E0627F">
        <w:rPr>
          <w:noProof/>
        </w:rPr>
        <w:t xml:space="preserve"> 3000-8.</w:t>
      </w:r>
    </w:p>
    <w:p w14:paraId="2086B996" w14:textId="16F8CE4D"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7"/>
      <w:footerReference w:type="default" r:id="rId18"/>
      <w:pgSz w:w="12240" w:h="15840"/>
      <w:pgMar w:top="1134" w:right="1134" w:bottom="1693" w:left="1134" w:header="0" w:footer="1134"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Dan Olson" w:date="2019-05-16T11:02:00Z" w:initials="DO">
    <w:p w14:paraId="4A78CE8F" w14:textId="3BE07BFB" w:rsidR="0064091A" w:rsidRDefault="0064091A">
      <w:pPr>
        <w:pStyle w:val="CommentText"/>
      </w:pPr>
      <w:r>
        <w:rPr>
          <w:rStyle w:val="CommentReference"/>
        </w:rPr>
        <w:annotationRef/>
      </w:r>
      <w:r>
        <w:t xml:space="preserve">Later </w:t>
      </w:r>
      <w:proofErr w:type="gramStart"/>
      <w:r>
        <w:t>on</w:t>
      </w:r>
      <w:proofErr w:type="gramEnd"/>
      <w:r>
        <w:t xml:space="preserve"> we say that the ATP charge is actually 0.15 after re-processing the data, and do not use the ATP data.</w:t>
      </w:r>
    </w:p>
  </w:comment>
  <w:comment w:id="82" w:author="Dan Olson" w:date="2019-05-16T11:11:00Z" w:initials="DO">
    <w:p w14:paraId="24F5028E" w14:textId="3DE1C591" w:rsidR="000079AC" w:rsidRDefault="000079AC">
      <w:pPr>
        <w:pStyle w:val="CommentText"/>
      </w:pPr>
      <w:r>
        <w:rPr>
          <w:rStyle w:val="CommentReference"/>
        </w:rPr>
        <w:annotationRef/>
      </w:r>
      <w:r>
        <w:t>We need to describe the effect of including the NADH/NAD ratio data from the other Tian et al. dataset.</w:t>
      </w:r>
    </w:p>
  </w:comment>
  <w:comment w:id="155" w:author="Dan Olson" w:date="2019-05-16T11:22:00Z" w:initials="DO">
    <w:p w14:paraId="2A7F9642" w14:textId="5B476EF4" w:rsidR="00907042" w:rsidRDefault="00907042">
      <w:pPr>
        <w:pStyle w:val="CommentText"/>
      </w:pPr>
      <w:r>
        <w:rPr>
          <w:rStyle w:val="CommentReference"/>
        </w:rPr>
        <w:annotationRef/>
      </w:r>
      <w:r>
        <w:t>We have acetyl-CoA measurements.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78CE8F" w15:done="0"/>
  <w15:commentEx w15:paraId="24F5028E" w15:done="0"/>
  <w15:commentEx w15:paraId="2A7F96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78CE8F" w16cid:durableId="2087C1B0"/>
  <w16cid:commentId w16cid:paraId="24F5028E" w16cid:durableId="2087C3E6"/>
  <w16cid:commentId w16cid:paraId="2A7F9642" w16cid:durableId="2087C6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49924" w14:textId="77777777" w:rsidR="00A63B9A" w:rsidRDefault="00A63B9A">
      <w:r>
        <w:separator/>
      </w:r>
    </w:p>
  </w:endnote>
  <w:endnote w:type="continuationSeparator" w:id="0">
    <w:p w14:paraId="66AAB317" w14:textId="77777777" w:rsidR="00A63B9A" w:rsidRDefault="00A63B9A">
      <w:r>
        <w:continuationSeparator/>
      </w:r>
    </w:p>
  </w:endnote>
  <w:endnote w:type="continuationNotice" w:id="1">
    <w:p w14:paraId="0B08103E" w14:textId="77777777" w:rsidR="00A63B9A" w:rsidRDefault="00A63B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Abadi MT Condensed Extra Bold">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7E498" w14:textId="40D08AFD" w:rsidR="0064091A" w:rsidRDefault="0064091A">
    <w:pPr>
      <w:pStyle w:val="Footer"/>
      <w:jc w:val="center"/>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E29ED" w14:textId="77777777" w:rsidR="00A63B9A" w:rsidRDefault="00A63B9A">
      <w:r>
        <w:separator/>
      </w:r>
    </w:p>
  </w:footnote>
  <w:footnote w:type="continuationSeparator" w:id="0">
    <w:p w14:paraId="4E9371FD" w14:textId="77777777" w:rsidR="00A63B9A" w:rsidRDefault="00A63B9A">
      <w:r>
        <w:continuationSeparator/>
      </w:r>
    </w:p>
  </w:footnote>
  <w:footnote w:type="continuationNotice" w:id="1">
    <w:p w14:paraId="63F06290" w14:textId="77777777" w:rsidR="00A63B9A" w:rsidRDefault="00A63B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049BA" w14:textId="77777777" w:rsidR="0064091A" w:rsidRDefault="0064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15:restartNumberingAfterBreak="0">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Olson">
    <w15:presenceInfo w15:providerId="Windows Live" w15:userId="91c996b4b8adddfc"/>
  </w15:person>
  <w15:person w15:author="Satyakam Dash">
    <w15:presenceInfo w15:providerId="Windows Live" w15:userId="d6aa6d5d2bd3a8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25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item&gt;606&lt;/item&gt;&lt;item&gt;618&lt;/item&gt;&lt;item&gt;620&lt;/item&gt;&lt;/record-ids&gt;&lt;/item&gt;&lt;/Libraries&gt;"/>
  </w:docVars>
  <w:rsids>
    <w:rsidRoot w:val="00666BF9"/>
    <w:rsid w:val="00000367"/>
    <w:rsid w:val="00000997"/>
    <w:rsid w:val="00007178"/>
    <w:rsid w:val="000079AC"/>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4869"/>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C7A"/>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05D"/>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B4A3F"/>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5022"/>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5F88"/>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66A"/>
    <w:rsid w:val="003A4D7B"/>
    <w:rsid w:val="003A73A5"/>
    <w:rsid w:val="003B069A"/>
    <w:rsid w:val="003B4B79"/>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2C46"/>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0DF"/>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091A"/>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615C"/>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6EAE"/>
    <w:rsid w:val="00837B2F"/>
    <w:rsid w:val="008407D6"/>
    <w:rsid w:val="00842CFE"/>
    <w:rsid w:val="008442D3"/>
    <w:rsid w:val="00844887"/>
    <w:rsid w:val="00844CAA"/>
    <w:rsid w:val="00844D86"/>
    <w:rsid w:val="008469E3"/>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07A"/>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A7BA2"/>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8F2FB4"/>
    <w:rsid w:val="00903178"/>
    <w:rsid w:val="009043EC"/>
    <w:rsid w:val="00904941"/>
    <w:rsid w:val="009058C6"/>
    <w:rsid w:val="00905C5A"/>
    <w:rsid w:val="00907042"/>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1EE"/>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46EA2"/>
    <w:rsid w:val="00A5014B"/>
    <w:rsid w:val="00A5072C"/>
    <w:rsid w:val="00A52CB9"/>
    <w:rsid w:val="00A53DEC"/>
    <w:rsid w:val="00A55F2B"/>
    <w:rsid w:val="00A56158"/>
    <w:rsid w:val="00A572E6"/>
    <w:rsid w:val="00A57C10"/>
    <w:rsid w:val="00A6326A"/>
    <w:rsid w:val="00A63B9A"/>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0800"/>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51E"/>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3CE6"/>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A7B6C"/>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4A79"/>
    <w:rsid w:val="00D85970"/>
    <w:rsid w:val="00D8636D"/>
    <w:rsid w:val="00D86B09"/>
    <w:rsid w:val="00D91193"/>
    <w:rsid w:val="00D91549"/>
    <w:rsid w:val="00D916BA"/>
    <w:rsid w:val="00D92A76"/>
    <w:rsid w:val="00D9416F"/>
    <w:rsid w:val="00D966C0"/>
    <w:rsid w:val="00D97756"/>
    <w:rsid w:val="00DA04AD"/>
    <w:rsid w:val="00DA1A32"/>
    <w:rsid w:val="00DA428E"/>
    <w:rsid w:val="00DA4A1E"/>
    <w:rsid w:val="00DA5171"/>
    <w:rsid w:val="00DA63B9"/>
    <w:rsid w:val="00DB1591"/>
    <w:rsid w:val="00DB3BC1"/>
    <w:rsid w:val="00DB4005"/>
    <w:rsid w:val="00DB470E"/>
    <w:rsid w:val="00DB5587"/>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627F"/>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254F"/>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249E"/>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40877013">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costas@psu.edu"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580DCA-46C9-464C-8FD1-82DFFD4AAA84}">
  <ds:schemaRefs>
    <ds:schemaRef ds:uri="http://schemas.openxmlformats.org/officeDocument/2006/bibliography"/>
  </ds:schemaRefs>
</ds:datastoreItem>
</file>

<file path=customXml/itemProps2.xml><?xml version="1.0" encoding="utf-8"?>
<ds:datastoreItem xmlns:ds="http://schemas.openxmlformats.org/officeDocument/2006/customXml" ds:itemID="{B0B9BC98-A1C6-4947-9304-084624A04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28</Pages>
  <Words>14990</Words>
  <Characters>85446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Dan Olson</cp:lastModifiedBy>
  <cp:revision>4</cp:revision>
  <cp:lastPrinted>2019-03-11T14:49:00Z</cp:lastPrinted>
  <dcterms:created xsi:type="dcterms:W3CDTF">2019-05-16T01:41:00Z</dcterms:created>
  <dcterms:modified xsi:type="dcterms:W3CDTF">2019-05-16T15:26:00Z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