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proofErr w:type="spellStart"/>
      <w:r w:rsidR="00B666CA" w:rsidRPr="00CF4292">
        <w:rPr>
          <w:bCs/>
          <w:i/>
          <w:color w:val="000000" w:themeColor="text1"/>
        </w:rPr>
        <w:t>T</w:t>
      </w:r>
      <w:r w:rsidR="00D05FE6">
        <w:rPr>
          <w:bCs/>
          <w:i/>
          <w:color w:val="000000" w:themeColor="text1"/>
        </w:rPr>
        <w:t>hermoanaerobacterium</w:t>
      </w:r>
      <w:proofErr w:type="spellEnd"/>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2334228D"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dikinase reaction is </w:t>
      </w:r>
      <w:del w:id="0" w:author="Satyakam Dash" w:date="2019-05-02T09:40:00Z">
        <w:r w:rsidR="00614724" w:rsidRPr="003B4B79" w:rsidDel="003B4B79">
          <w:rPr>
            <w:color w:val="FF0000"/>
          </w:rPr>
          <w:delText>more</w:delText>
        </w:r>
        <w:r w:rsidR="00614724" w:rsidRPr="003B4B79" w:rsidDel="003B4B79">
          <w:rPr>
            <w:color w:val="FF0000"/>
            <w:rPrChange w:id="1" w:author="Satyakam Dash" w:date="2019-05-02T09:40:00Z">
              <w:rPr>
                <w:color w:val="000000" w:themeColor="text1"/>
              </w:rPr>
            </w:rPrChange>
          </w:rPr>
          <w:delText xml:space="preserve"> </w:delText>
        </w:r>
      </w:del>
      <w:ins w:id="2" w:author="Satyakam Dash" w:date="2019-05-02T09:40:00Z">
        <w:r w:rsidR="003B4B79" w:rsidRPr="003B4B79">
          <w:rPr>
            <w:color w:val="FF0000"/>
          </w:rPr>
          <w:t>more</w:t>
        </w:r>
        <w:r w:rsidR="003B4B79">
          <w:rPr>
            <w:color w:val="000000" w:themeColor="text1"/>
          </w:rPr>
          <w:t xml:space="preserve"> </w:t>
        </w:r>
      </w:ins>
      <w:r w:rsidRPr="00614724">
        <w:rPr>
          <w:rFonts w:ascii="Times New Roman" w:hAnsi="Times New Roman" w:cs="Times New Roman"/>
          <w:color w:val="000000" w:themeColor="text1"/>
        </w:rPr>
        <w:t>thermodynamically</w:t>
      </w:r>
      <w:r>
        <w:rPr>
          <w:color w:val="000000" w:themeColor="text1"/>
        </w:rPr>
        <w:t xml:space="preserve">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D4FB799" w14:textId="7777777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5F08ACFD" w14:textId="4E97B207" w:rsidR="00BF5461" w:rsidRPr="00CF4292" w:rsidRDefault="00BF5461" w:rsidP="00CB63C3">
      <w:pPr>
        <w:spacing w:line="480" w:lineRule="auto"/>
        <w:ind w:firstLine="360"/>
        <w:jc w:val="both"/>
        <w:rPr>
          <w:color w:val="000000" w:themeColor="text1"/>
        </w:rPr>
      </w:pPr>
      <w:r w:rsidRPr="00CF4292">
        <w:rPr>
          <w:color w:val="000000" w:themeColor="text1"/>
        </w:rPr>
        <w:t xml:space="preserve">Metabolite data is from 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r w:rsidRPr="00CF4292">
        <w:rPr>
          <w:color w:val="000000" w:themeColor="text1"/>
        </w:rPr>
        <w:t xml:space="preserve"> and the fermentation is described 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77777777" w:rsidR="00BF5461" w:rsidRPr="00CF4292" w:rsidRDefault="00BF5461" w:rsidP="00BF5461">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547D961B" w:rsidR="00BF5461" w:rsidRDefault="00BF5461" w:rsidP="00BF5461">
      <w:pPr>
        <w:spacing w:line="480" w:lineRule="auto"/>
        <w:jc w:val="both"/>
        <w:rPr>
          <w:color w:val="000000" w:themeColor="text1"/>
        </w:rPr>
      </w:pPr>
      <w:r w:rsidRPr="00CF4292">
        <w:rPr>
          <w:color w:val="000000" w:themeColor="text1"/>
        </w:rPr>
        <w:lastRenderedPageBreak/>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16213E"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3" w:name="method_3_2_18"/>
            <w:r w:rsidRPr="00CF4292">
              <w:rPr>
                <w:color w:val="000000" w:themeColor="text1"/>
              </w:rPr>
              <w:t>(3)</w:t>
            </w:r>
            <w:bookmarkEnd w:id="3"/>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4" w:name="method_3_2_19"/>
            <w:r w:rsidRPr="00CF4292">
              <w:rPr>
                <w:color w:val="000000" w:themeColor="text1"/>
              </w:rPr>
              <w:t>(4)</w:t>
            </w:r>
            <w:bookmarkEnd w:id="4"/>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5" w:name="method_3_2_20"/>
            <w:r w:rsidRPr="00CF4292">
              <w:rPr>
                <w:color w:val="000000" w:themeColor="text1"/>
              </w:rPr>
              <w:t>(5)</w:t>
            </w:r>
            <w:bookmarkEnd w:id="5"/>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proofErr w:type="gramStart"/>
      <w:r w:rsidRPr="00CF4292">
        <w:rPr>
          <w:color w:val="000000" w:themeColor="text1"/>
        </w:rPr>
        <w:t>is</w:t>
      </w:r>
      <w:proofErr w:type="gramEnd"/>
      <w:r w:rsidRPr="00CF4292">
        <w:rPr>
          <w:color w:val="000000" w:themeColor="text1"/>
        </w:rPr>
        <w:t xml:space="preserve">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(Bennett and San, 2009; Meyer and 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w:t>
      </w:r>
      <w:proofErr w:type="spellStart"/>
      <w:r w:rsidRPr="00CF4292">
        <w:rPr>
          <w:color w:val="000000" w:themeColor="text1"/>
        </w:rPr>
        <w:t>mM.</w:t>
      </w:r>
      <w:proofErr w:type="spellEnd"/>
      <w:r w:rsidRPr="00CF4292">
        <w:rPr>
          <w:color w:val="000000" w:themeColor="text1"/>
        </w:rPr>
        <w:t xml:space="preserve">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w:t>
      </w:r>
      <w:r w:rsidRPr="00CF4292">
        <w:rPr>
          <w:color w:val="000000" w:themeColor="text1"/>
        </w:rPr>
        <w:lastRenderedPageBreak/>
        <w:t xml:space="preserve">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16213E"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16213E"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16213E"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16213E"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16213E"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w:t>
      </w:r>
      <w:r w:rsidRPr="00CF4292">
        <w:rPr>
          <w:bCs/>
          <w:iCs/>
          <w:color w:val="000000" w:themeColor="text1"/>
        </w:rPr>
        <w:lastRenderedPageBreak/>
        <w:t>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6254AD1C"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 xml:space="preserve">hese enzyme modifications both individually and in combination by using the concept of elementary flux modes (EFMs) defined as a redox and energy balanced </w:t>
      </w:r>
      <w:r w:rsidR="005231AF">
        <w:rPr>
          <w:bCs/>
          <w:color w:val="000000" w:themeColor="text1"/>
        </w:rPr>
        <w:fldChar w:fldCharType="begin"/>
      </w:r>
      <w:r w:rsidR="005231AF">
        <w:rPr>
          <w:bCs/>
          <w:color w:val="000000" w:themeColor="text1"/>
        </w:rPr>
        <w: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instrText>
      </w:r>
      <w:r w:rsidR="005231AF">
        <w:rPr>
          <w:bCs/>
          <w:color w:val="000000" w:themeColor="text1"/>
        </w:rPr>
        <w:fldChar w:fldCharType="separate"/>
      </w:r>
      <w:r w:rsidR="005231AF">
        <w:rPr>
          <w:bCs/>
          <w:noProof/>
          <w:color w:val="000000" w:themeColor="text1"/>
        </w:rPr>
        <w:t>(Wlaschin et al., 2006)</w:t>
      </w:r>
      <w:r w:rsidR="005231AF">
        <w:rPr>
          <w:bCs/>
          <w:color w:val="000000" w:themeColor="text1"/>
        </w:rPr>
        <w:fldChar w:fldCharType="end"/>
      </w:r>
      <w:ins w:id="6" w:author="Satyakam Dash" w:date="2019-05-02T09:41:00Z">
        <w:r w:rsidR="003B4B79">
          <w:rPr>
            <w:bCs/>
            <w:color w:val="000000" w:themeColor="text1"/>
          </w:rPr>
          <w:t xml:space="preserve"> </w:t>
        </w:r>
      </w:ins>
      <w:r w:rsidR="00097971" w:rsidRPr="00CF4292">
        <w:rPr>
          <w:bCs/>
          <w:color w:val="000000" w:themeColor="text1"/>
        </w:rPr>
        <w:t>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set of products fr</w:t>
      </w:r>
      <w:r w:rsidR="005231AF">
        <w:rPr>
          <w:bCs/>
          <w:color w:val="000000" w:themeColor="text1"/>
        </w:rPr>
        <w:t xml:space="preserve">om a given set of reactants </w:t>
      </w:r>
      <w:r w:rsidR="005231AF">
        <w:rPr>
          <w:bCs/>
          <w:color w:val="000000" w:themeColor="text1"/>
        </w:rPr>
        <w:fldChar w:fldCharType="begin"/>
      </w:r>
      <w:r w:rsidR="005231AF">
        <w:rPr>
          <w:bCs/>
          <w:color w:val="000000" w:themeColor="text1"/>
        </w:rPr>
        <w: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instrText>
      </w:r>
      <w:r w:rsidR="005231AF">
        <w:rPr>
          <w:bCs/>
          <w:color w:val="000000" w:themeColor="text1"/>
        </w:rPr>
        <w:fldChar w:fldCharType="separate"/>
      </w:r>
      <w:r w:rsidR="005231AF">
        <w:rPr>
          <w:bCs/>
          <w:noProof/>
          <w:color w:val="000000" w:themeColor="text1"/>
        </w:rPr>
        <w:t>(Trinh et al., 2009)</w:t>
      </w:r>
      <w:r w:rsidR="005231AF">
        <w:rPr>
          <w:bCs/>
          <w:color w:val="000000" w:themeColor="text1"/>
        </w:rPr>
        <w:fldChar w:fldCharType="end"/>
      </w:r>
      <w:r w:rsidR="00097971" w:rsidRPr="00CF4292">
        <w:rPr>
          <w:bCs/>
          <w:color w:val="000000" w:themeColor="text1"/>
        </w:rPr>
        <w:t xml:space="preserve">. Here we exhaustively identified all EFMs that </w:t>
      </w:r>
      <w:r w:rsidR="00AE28C7" w:rsidRPr="00CF4292">
        <w:rPr>
          <w:bCs/>
          <w:color w:val="000000" w:themeColor="text1"/>
        </w:rPr>
        <w:lastRenderedPageBreak/>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w:t>
      </w:r>
      <w:r w:rsidR="005231AF">
        <w:rPr>
          <w:bCs/>
          <w:color w:val="000000" w:themeColor="text1"/>
        </w:rPr>
        <w:fldChar w:fldCharType="begin"/>
      </w:r>
      <w:r w:rsidR="005231AF">
        <w:rPr>
          <w:bCs/>
          <w:color w:val="000000" w:themeColor="text1"/>
        </w:rPr>
        <w:instrText xml:space="preserve"> ADDIN EN.CITE &lt;EndNote&gt;&lt;Cite&gt;&lt;Author&gt;Peres&lt;/Author&gt;&lt;Year&gt;2017&lt;/Year&gt;&lt;RecNum&gt;602&lt;/RecNum&gt;&lt;DisplayText&gt;(Peres et al., 2017)&lt;/DisplayText&gt;&lt;record&gt;&lt;rec-number&gt;602&lt;/rec-number&gt;&lt;foreign-keys&gt;&lt;key app="EN" db-id="rde2ee5zc0dwsbez5pg5s2ztd5fdfsdpvexd" timestamp="1556117253"&gt;602&lt;/key&gt;&lt;/foreign-keys&gt;&lt;ref-type name="Journal Article"&gt;17&lt;/ref-type&gt;&lt;contributors&gt;&lt;authors&gt;&lt;author&gt;Peres, Sabine&lt;/author&gt;&lt;author&gt;Jolicœur, Mario&lt;/author&gt;&lt;author&gt;Moulin, Cécile&lt;/author&gt;&lt;author&gt;Dague, Philippe&lt;/author&gt;&lt;author&gt;Schuster, Stefan&lt;/author&gt;&lt;/authors&gt;&lt;/contributors&gt;&lt;titles&gt;&lt;title&gt;How important is thermodynamics for identifying elementary flux modes?&lt;/title&gt;&lt;secondary-title&gt;PLoS One&lt;/secondary-title&gt;&lt;/titles&gt;&lt;periodical&gt;&lt;full-title&gt;PLoS One&lt;/full-title&gt;&lt;/periodical&gt;&lt;pages&gt;e0171440&lt;/pages&gt;&lt;volume&gt;12&lt;/volume&gt;&lt;number&gt;2&lt;/number&gt;&lt;dates&gt;&lt;year&gt;2017&lt;/year&gt;&lt;/dates&gt;&lt;isbn&gt;1932-6203&lt;/isbn&gt;&lt;urls&gt;&lt;/urls&gt;&lt;/record&gt;&lt;/Cite&gt;&lt;/EndNote&gt;</w:instrText>
      </w:r>
      <w:r w:rsidR="005231AF">
        <w:rPr>
          <w:bCs/>
          <w:color w:val="000000" w:themeColor="text1"/>
        </w:rPr>
        <w:fldChar w:fldCharType="separate"/>
      </w:r>
      <w:r w:rsidR="005231AF">
        <w:rPr>
          <w:bCs/>
          <w:noProof/>
          <w:color w:val="000000" w:themeColor="text1"/>
        </w:rPr>
        <w:t>(Peres et al., 2017)</w:t>
      </w:r>
      <w:r w:rsidR="005231AF">
        <w:rPr>
          <w:bCs/>
          <w:color w:val="000000" w:themeColor="text1"/>
        </w:rPr>
        <w:fldChar w:fldCharType="end"/>
      </w:r>
      <w:r w:rsidR="00097971" w:rsidRPr="00CF4292">
        <w:rPr>
          <w:bCs/>
          <w:color w:val="000000" w:themeColor="text1"/>
        </w:rPr>
        <w:t xml:space="preserve">.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w:t>
      </w:r>
      <w:proofErr w:type="spellStart"/>
      <w:r w:rsidR="00373A69" w:rsidRPr="009A5809">
        <w:rPr>
          <w:bCs/>
          <w:color w:val="000000" w:themeColor="text1"/>
        </w:rPr>
        <w:t>mol</w:t>
      </w:r>
      <w:proofErr w:type="spellEnd"/>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w:t>
      </w:r>
      <w:proofErr w:type="spellStart"/>
      <w:r w:rsidR="00097971" w:rsidRPr="009A5809">
        <w:rPr>
          <w:bCs/>
          <w:color w:val="000000" w:themeColor="text1"/>
        </w:rPr>
        <w:t>mol</w:t>
      </w:r>
      <w:proofErr w:type="spellEnd"/>
      <w:r w:rsidR="00097971" w:rsidRPr="009A5809">
        <w:rPr>
          <w:bCs/>
          <w:color w:val="000000" w:themeColor="text1"/>
        </w:rPr>
        <w:t xml:space="preserve"> ATP/</w:t>
      </w:r>
      <w:proofErr w:type="spellStart"/>
      <w:r w:rsidR="00097971" w:rsidRPr="009A5809">
        <w:rPr>
          <w:bCs/>
          <w:color w:val="000000" w:themeColor="text1"/>
        </w:rPr>
        <w:t>mol</w:t>
      </w:r>
      <w:proofErr w:type="spellEnd"/>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57B1049D" w:rsidR="00097971" w:rsidRPr="00CF4292" w:rsidRDefault="00D84A79" w:rsidP="00097971">
      <w:pPr>
        <w:keepNext/>
        <w:spacing w:line="480" w:lineRule="auto"/>
        <w:jc w:val="both"/>
        <w:rPr>
          <w:color w:val="000000" w:themeColor="text1"/>
        </w:rPr>
      </w:pPr>
      <w:r>
        <w:rPr>
          <w:noProof/>
          <w:color w:val="000000" w:themeColor="text1"/>
        </w:rPr>
        <w:lastRenderedPageBreak/>
        <w:drawing>
          <wp:inline distT="0" distB="0" distL="0" distR="0" wp14:anchorId="44A05733" wp14:editId="64765FB6">
            <wp:extent cx="6324600" cy="2286000"/>
            <wp:effectExtent l="0" t="0" r="0" b="0"/>
            <wp:docPr id="1" name="Picture 1" descr="Fig_1_all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1_all_EF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455"/>
                    <a:stretch/>
                  </pic:blipFill>
                  <pic:spPr bwMode="auto">
                    <a:xfrm>
                      <a:off x="0" y="0"/>
                      <a:ext cx="6324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3D36AFD3"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del w:id="7" w:author="Satyakam Dash" w:date="2019-05-02T09:42:00Z">
        <w:r w:rsidR="00BB01FF" w:rsidRPr="003B4B79" w:rsidDel="003B4B79">
          <w:rPr>
            <w:color w:val="FF0000"/>
          </w:rPr>
          <w:delText>is</w:delText>
        </w:r>
        <w:r w:rsidR="00BB01FF" w:rsidRPr="003B4B79" w:rsidDel="003B4B79">
          <w:rPr>
            <w:color w:val="FF0000"/>
            <w:rPrChange w:id="8" w:author="Satyakam Dash" w:date="2019-05-02T09:42:00Z">
              <w:rPr>
                <w:color w:val="000000" w:themeColor="text1"/>
              </w:rPr>
            </w:rPrChange>
          </w:rPr>
          <w:delText xml:space="preserve"> </w:delText>
        </w:r>
      </w:del>
      <w:ins w:id="9" w:author="Satyakam Dash" w:date="2019-05-02T09:42:00Z">
        <w:r w:rsidR="003B4B79" w:rsidRPr="003B4B79">
          <w:rPr>
            <w:color w:val="FF0000"/>
          </w:rPr>
          <w:t>is</w:t>
        </w:r>
        <w:r w:rsidR="003B4B79">
          <w:rPr>
            <w:color w:val="000000" w:themeColor="text1"/>
          </w:rPr>
          <w:t xml:space="preserve"> </w:t>
        </w:r>
      </w:ins>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ADH reaction and leads to NADH accumulation. 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constrain </w:t>
      </w:r>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rather than a single one. This may allude</w:t>
      </w:r>
      <w:r w:rsidR="001F65DA" w:rsidRPr="001F65DA">
        <w:rPr>
          <w:color w:val="000000" w:themeColor="text1"/>
        </w:rPr>
        <w:t xml:space="preserve"> to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49E27CF0"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ins w:id="10" w:author="Satyakam Dash" w:date="2019-05-02T09:42:00Z">
        <w:r w:rsidR="003B4B79" w:rsidRPr="002C155E">
          <w:rPr>
            <w:color w:val="FF0000"/>
          </w:rPr>
          <w:t xml:space="preserve">in </w:t>
        </w:r>
        <w:r w:rsidR="003B4B79" w:rsidRPr="002C155E">
          <w:rPr>
            <w:bCs/>
            <w:color w:val="FF0000"/>
          </w:rPr>
          <w:t>kJ/</w:t>
        </w:r>
        <w:proofErr w:type="spellStart"/>
        <w:r w:rsidR="003B4B79" w:rsidRPr="002C155E">
          <w:rPr>
            <w:bCs/>
            <w:color w:val="FF0000"/>
          </w:rPr>
          <w:t>mol</w:t>
        </w:r>
      </w:ins>
      <w:proofErr w:type="spellEnd"/>
      <w:del w:id="11" w:author="Satyakam Dash" w:date="2019-05-02T09:42:00Z">
        <w:r w:rsidR="002C155E" w:rsidRPr="002C155E" w:rsidDel="003B4B79">
          <w:rPr>
            <w:color w:val="FF0000"/>
          </w:rPr>
          <w:delText xml:space="preserve">in </w:delText>
        </w:r>
        <w:r w:rsidR="002C155E" w:rsidRPr="002C155E" w:rsidDel="003B4B79">
          <w:rPr>
            <w:bCs/>
            <w:color w:val="FF0000"/>
          </w:rPr>
          <w:delText>kJ/mol</w:delText>
        </w:r>
      </w:del>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w:t>
      </w:r>
      <w:r w:rsidR="00C55249" w:rsidRPr="00CF4292">
        <w:rPr>
          <w:color w:val="000000" w:themeColor="text1"/>
        </w:rPr>
        <w:lastRenderedPageBreak/>
        <w:t xml:space="preserve">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289C75A9"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ins w:id="12" w:author="Satyakam Dash" w:date="2019-05-02T09:43:00Z">
        <w:r w:rsidR="003B4B79" w:rsidRPr="00614724">
          <w:rPr>
            <w:bCs/>
            <w:color w:val="FF0000"/>
          </w:rPr>
          <w:t>µM</w:t>
        </w:r>
      </w:ins>
      <w:del w:id="13" w:author="Satyakam Dash" w:date="2019-05-02T09:43:00Z">
        <w:r w:rsidR="00614724" w:rsidRPr="00614724" w:rsidDel="003B4B79">
          <w:rPr>
            <w:bCs/>
            <w:color w:val="FF0000"/>
          </w:rPr>
          <w:delText>µ</w:delText>
        </w:r>
        <w:r w:rsidR="00977D67" w:rsidRPr="00614724" w:rsidDel="003B4B79">
          <w:rPr>
            <w:bCs/>
            <w:color w:val="FF0000"/>
          </w:rPr>
          <w:delText>M</w:delText>
        </w:r>
      </w:del>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47B22D38" w:rsidR="00FC1A59" w:rsidRPr="00CF4292" w:rsidRDefault="00D84A79" w:rsidP="00FA571F">
      <w:pPr>
        <w:spacing w:line="480" w:lineRule="auto"/>
        <w:jc w:val="both"/>
        <w:rPr>
          <w:color w:val="000000" w:themeColor="text1"/>
        </w:rPr>
      </w:pPr>
      <w:r>
        <w:rPr>
          <w:noProof/>
          <w:color w:val="000000" w:themeColor="text1"/>
        </w:rPr>
        <w:lastRenderedPageBreak/>
        <w:drawing>
          <wp:inline distT="0" distB="0" distL="0" distR="0" wp14:anchorId="72ABD6B5" wp14:editId="66D5DC94">
            <wp:extent cx="6337300" cy="3644900"/>
            <wp:effectExtent l="0" t="0" r="12700" b="12700"/>
            <wp:docPr id="5" name="Picture 5" descr="Fig_4_Best_EFM_clus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4_Best_EFM_cluster_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4272"/>
                    <a:stretch/>
                  </pic:blipFill>
                  <pic:spPr bwMode="auto">
                    <a:xfrm>
                      <a:off x="0" y="0"/>
                      <a:ext cx="6337300"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771E84E6"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ins w:id="14" w:author="Satyakam Dash" w:date="2019-05-02T09:43:00Z">
        <w:r w:rsidR="003B4B79" w:rsidRPr="00BB01FF">
          <w:rPr>
            <w:bCs/>
            <w:color w:val="FF0000"/>
          </w:rPr>
          <w:t>linked</w:t>
        </w:r>
      </w:ins>
      <w:bookmarkStart w:id="15" w:name="_GoBack"/>
      <w:bookmarkEnd w:id="15"/>
      <w:del w:id="16" w:author="Satyakam Dash" w:date="2019-05-02T09:43:00Z">
        <w:r w:rsidR="00AE5922" w:rsidRPr="00BB01FF" w:rsidDel="003B4B79">
          <w:rPr>
            <w:bCs/>
            <w:color w:val="FF0000"/>
          </w:rPr>
          <w:delText>li</w:delText>
        </w:r>
        <w:r w:rsidR="00BB01FF" w:rsidRPr="00BB01FF" w:rsidDel="003B4B79">
          <w:rPr>
            <w:bCs/>
            <w:color w:val="FF0000"/>
          </w:rPr>
          <w:delText>n</w:delText>
        </w:r>
        <w:r w:rsidR="00AE5922" w:rsidRPr="00BB01FF" w:rsidDel="003B4B79">
          <w:rPr>
            <w:bCs/>
            <w:color w:val="FF0000"/>
          </w:rPr>
          <w:delText>ked</w:delText>
        </w:r>
      </w:del>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3C423650"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 </w:instrText>
      </w:r>
      <w:r w:rsidR="005231AF">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EN.CITE.DATA </w:instrText>
      </w:r>
      <w:r w:rsidR="005231AF">
        <w:rPr>
          <w:color w:val="000000" w:themeColor="text1"/>
        </w:rPr>
      </w:r>
      <w:r w:rsidR="005231AF">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w:t>
      </w:r>
      <w:proofErr w:type="spellStart"/>
      <w:r w:rsidRPr="002E7165">
        <w:rPr>
          <w:color w:val="000000" w:themeColor="text1"/>
        </w:rPr>
        <w:t>Enchi</w:t>
      </w:r>
      <w:proofErr w:type="spellEnd"/>
      <w:r w:rsidRPr="002E7165">
        <w:rPr>
          <w:color w:val="000000" w:themeColor="text1"/>
        </w:rPr>
        <w:t xml:space="preserve">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1CC0609B" w14:textId="77777777" w:rsidR="005231AF" w:rsidRPr="005231AF" w:rsidRDefault="00105163" w:rsidP="005231AF">
      <w:pPr>
        <w:pStyle w:val="EndNoteBibliography"/>
        <w:ind w:left="720" w:hanging="720"/>
        <w:rPr>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5231AF" w:rsidRPr="005231AF">
        <w:rPr>
          <w:noProof/>
        </w:rPr>
        <w:t>Ataman, M., Hatzimanikatis, V., 2015. Heading in the right direction: thermodynamics-based network analysis and pathway engineering. Curr Opin Biotechnol. 36</w:t>
      </w:r>
      <w:r w:rsidR="005231AF" w:rsidRPr="005231AF">
        <w:rPr>
          <w:b/>
          <w:noProof/>
        </w:rPr>
        <w:t>,</w:t>
      </w:r>
      <w:r w:rsidR="005231AF" w:rsidRPr="005231AF">
        <w:rPr>
          <w:noProof/>
        </w:rPr>
        <w:t xml:space="preserve"> 176-82.</w:t>
      </w:r>
    </w:p>
    <w:p w14:paraId="4C5BFA20" w14:textId="77777777" w:rsidR="005231AF" w:rsidRPr="005231AF" w:rsidRDefault="005231AF" w:rsidP="005231AF">
      <w:pPr>
        <w:pStyle w:val="EndNoteBibliography"/>
        <w:ind w:left="720" w:hanging="720"/>
        <w:rPr>
          <w:noProof/>
        </w:rPr>
      </w:pPr>
      <w:r w:rsidRPr="005231AF">
        <w:rPr>
          <w:noProof/>
        </w:rPr>
        <w:t>Bennett, G. N., San, K. Y., 2009. Engineering E. coli Central Metabolism for Enhanced Primary Metabolite Production. Systems Biology and Biotechnology of Escherichia Coli. 351-376.</w:t>
      </w:r>
    </w:p>
    <w:p w14:paraId="70D90A86" w14:textId="77777777" w:rsidR="005231AF" w:rsidRPr="005231AF" w:rsidRDefault="005231AF" w:rsidP="005231AF">
      <w:pPr>
        <w:pStyle w:val="EndNoteBibliography"/>
        <w:ind w:left="720" w:hanging="720"/>
        <w:rPr>
          <w:noProof/>
        </w:rPr>
      </w:pPr>
      <w:r w:rsidRPr="005231AF">
        <w:rPr>
          <w:noProof/>
        </w:rPr>
        <w:t>Beri, D., Olson, D. G., Holwerda, E. K., Lynd, L. R., 2016. Nicotinamide cofactor ratios in engineered strains of Clostridium thermocellum and Thermoanaerobacterium saccharolyticum. Fems Microbiol Lett. 363.</w:t>
      </w:r>
    </w:p>
    <w:p w14:paraId="7897B8FE" w14:textId="77777777" w:rsidR="005231AF" w:rsidRPr="005231AF" w:rsidRDefault="005231AF" w:rsidP="005231AF">
      <w:pPr>
        <w:pStyle w:val="EndNoteBibliography"/>
        <w:ind w:left="720" w:hanging="720"/>
        <w:rPr>
          <w:noProof/>
        </w:rPr>
      </w:pPr>
      <w:r w:rsidRPr="005231AF">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4B2EFFA3" w14:textId="77777777" w:rsidR="005231AF" w:rsidRPr="005231AF" w:rsidRDefault="005231AF" w:rsidP="005231AF">
      <w:pPr>
        <w:pStyle w:val="EndNoteBibliography"/>
        <w:ind w:left="720" w:hanging="720"/>
        <w:rPr>
          <w:noProof/>
        </w:rPr>
      </w:pPr>
      <w:r w:rsidRPr="005231AF">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5231AF">
        <w:rPr>
          <w:b/>
          <w:noProof/>
        </w:rPr>
        <w:t>,</w:t>
      </w:r>
      <w:r w:rsidRPr="005231AF">
        <w:rPr>
          <w:noProof/>
        </w:rPr>
        <w:t xml:space="preserve"> 13752-13757.</w:t>
      </w:r>
    </w:p>
    <w:p w14:paraId="6485E7D3" w14:textId="77777777" w:rsidR="005231AF" w:rsidRPr="005231AF" w:rsidRDefault="005231AF" w:rsidP="005231AF">
      <w:pPr>
        <w:pStyle w:val="EndNoteBibliography"/>
        <w:ind w:left="720" w:hanging="720"/>
        <w:rPr>
          <w:noProof/>
        </w:rPr>
      </w:pPr>
      <w:r w:rsidRPr="005231AF">
        <w:rPr>
          <w:noProof/>
        </w:rPr>
        <w:t>Dash, S., Khodayari, A., Zhou, J., Holwerda, E. K., Olson, D. G., Lynd, L. R., Maranas, C. D., 2017. Development of a core Clostridium thermocellum kinetic metabolic model consistent with multiple genetic perturbations. Biotechnol Biofuels. 10</w:t>
      </w:r>
      <w:r w:rsidRPr="005231AF">
        <w:rPr>
          <w:b/>
          <w:noProof/>
        </w:rPr>
        <w:t>,</w:t>
      </w:r>
      <w:r w:rsidRPr="005231AF">
        <w:rPr>
          <w:noProof/>
        </w:rPr>
        <w:t xml:space="preserve"> 108.</w:t>
      </w:r>
    </w:p>
    <w:p w14:paraId="40CDDF50" w14:textId="77777777" w:rsidR="005231AF" w:rsidRPr="005231AF" w:rsidRDefault="005231AF" w:rsidP="005231AF">
      <w:pPr>
        <w:pStyle w:val="EndNoteBibliography"/>
        <w:ind w:left="720" w:hanging="720"/>
        <w:rPr>
          <w:noProof/>
        </w:rPr>
      </w:pPr>
      <w:r w:rsidRPr="005231AF">
        <w:rPr>
          <w:noProof/>
        </w:rPr>
        <w:t>de Figueiredo, L. F., Podhorski, A., Rubio, A., Kaleta, C., Beasley, J. E., Schuster, S., Planes, F. J., 2009. Computing the shortest elementary flux modes in genome-scale metabolic networks. Bioinformatics. 25</w:t>
      </w:r>
      <w:r w:rsidRPr="005231AF">
        <w:rPr>
          <w:b/>
          <w:noProof/>
        </w:rPr>
        <w:t>,</w:t>
      </w:r>
      <w:r w:rsidRPr="005231AF">
        <w:rPr>
          <w:noProof/>
        </w:rPr>
        <w:t xml:space="preserve"> 3158-3165.</w:t>
      </w:r>
    </w:p>
    <w:p w14:paraId="2624D4B1" w14:textId="77777777" w:rsidR="005231AF" w:rsidRPr="005231AF" w:rsidRDefault="005231AF" w:rsidP="005231AF">
      <w:pPr>
        <w:pStyle w:val="EndNoteBibliography"/>
        <w:ind w:left="720" w:hanging="720"/>
        <w:rPr>
          <w:noProof/>
        </w:rPr>
      </w:pPr>
      <w:r w:rsidRPr="005231AF">
        <w:rPr>
          <w:noProof/>
        </w:rPr>
        <w:t>Demain, A. L., Newcomb, M., Wu, J. H., 2005. Cellulase, clostridia, and ethanol. Microbiol Mol Biol Rev. 69</w:t>
      </w:r>
      <w:r w:rsidRPr="005231AF">
        <w:rPr>
          <w:b/>
          <w:noProof/>
        </w:rPr>
        <w:t>,</w:t>
      </w:r>
      <w:r w:rsidRPr="005231AF">
        <w:rPr>
          <w:noProof/>
        </w:rPr>
        <w:t xml:space="preserve"> 124-54.</w:t>
      </w:r>
    </w:p>
    <w:p w14:paraId="7AC6745A" w14:textId="77777777" w:rsidR="005231AF" w:rsidRPr="005231AF" w:rsidRDefault="005231AF" w:rsidP="005231AF">
      <w:pPr>
        <w:pStyle w:val="EndNoteBibliography"/>
        <w:ind w:left="720" w:hanging="720"/>
        <w:rPr>
          <w:noProof/>
        </w:rPr>
      </w:pPr>
      <w:r w:rsidRPr="005231AF">
        <w:rPr>
          <w:noProof/>
        </w:rPr>
        <w:lastRenderedPageBreak/>
        <w:t>Guo, Z. P., Zhang, L., Ding, Z. Y., Wang, Z. X., Shi, G. Y., 2011. Improving ethanol productivity by modification of glycolytic redox factor generation in glycerol-3-phosphate dehydrogenase mutants of an industrial ethanol yeast. J Ind Microbiol Biotechnol. 38</w:t>
      </w:r>
      <w:r w:rsidRPr="005231AF">
        <w:rPr>
          <w:b/>
          <w:noProof/>
        </w:rPr>
        <w:t>,</w:t>
      </w:r>
      <w:r w:rsidRPr="005231AF">
        <w:rPr>
          <w:noProof/>
        </w:rPr>
        <w:t xml:space="preserve"> 935-43.</w:t>
      </w:r>
    </w:p>
    <w:p w14:paraId="07639A41" w14:textId="77777777" w:rsidR="005231AF" w:rsidRPr="005231AF" w:rsidRDefault="005231AF" w:rsidP="005231AF">
      <w:pPr>
        <w:pStyle w:val="EndNoteBibliography"/>
        <w:ind w:left="720" w:hanging="720"/>
        <w:rPr>
          <w:noProof/>
        </w:rPr>
      </w:pPr>
      <w:r w:rsidRPr="005231AF">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629A8F25" w14:textId="77777777" w:rsidR="005231AF" w:rsidRPr="005231AF" w:rsidRDefault="005231AF" w:rsidP="005231AF">
      <w:pPr>
        <w:pStyle w:val="EndNoteBibliography"/>
        <w:ind w:left="720" w:hanging="720"/>
        <w:rPr>
          <w:noProof/>
        </w:rPr>
      </w:pPr>
      <w:r w:rsidRPr="005231AF">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067567AD" w14:textId="77777777" w:rsidR="005231AF" w:rsidRPr="005231AF" w:rsidRDefault="005231AF" w:rsidP="005231AF">
      <w:pPr>
        <w:pStyle w:val="EndNoteBibliography"/>
        <w:ind w:left="720" w:hanging="720"/>
        <w:rPr>
          <w:noProof/>
        </w:rPr>
      </w:pPr>
      <w:r w:rsidRPr="005231AF">
        <w:rPr>
          <w:noProof/>
        </w:rPr>
        <w:t>Holwerda, E. K., Thorne, P. G., Olson, D. G., Amador-Noguez, D., Engle, N. L., Tschaplinski, T. J., van Dijken, J. P., Lynd, L. R., 2014. The exometabolome of Clostridium thermocellum reveals overflow metabolism at high cellulose loading. Biotechnol Biofuels. 7</w:t>
      </w:r>
      <w:r w:rsidRPr="005231AF">
        <w:rPr>
          <w:b/>
          <w:noProof/>
        </w:rPr>
        <w:t>,</w:t>
      </w:r>
      <w:r w:rsidRPr="005231AF">
        <w:rPr>
          <w:noProof/>
        </w:rPr>
        <w:t xml:space="preserve"> 155.</w:t>
      </w:r>
    </w:p>
    <w:p w14:paraId="19FE85CA" w14:textId="77777777" w:rsidR="005231AF" w:rsidRPr="005231AF" w:rsidRDefault="005231AF" w:rsidP="005231AF">
      <w:pPr>
        <w:pStyle w:val="EndNoteBibliography"/>
        <w:ind w:left="720" w:hanging="720"/>
        <w:rPr>
          <w:noProof/>
        </w:rPr>
      </w:pPr>
      <w:r w:rsidRPr="005231AF">
        <w:rPr>
          <w:noProof/>
        </w:rPr>
        <w:t>Hon, S., Olson, D. G., Holwerda, E. K., Lanahan, A. A., Murphy, S. J. L., Maloney, M. I., Zheng, T., Papanek, B., Guss, A. M., Lynd, L. R., 2017. The ethanol pathway from Thermoanaerobacterium saccharolyticum improves ethanol production in Clostridium thermocellum. Metab Eng. 42</w:t>
      </w:r>
      <w:r w:rsidRPr="005231AF">
        <w:rPr>
          <w:b/>
          <w:noProof/>
        </w:rPr>
        <w:t>,</w:t>
      </w:r>
      <w:r w:rsidRPr="005231AF">
        <w:rPr>
          <w:noProof/>
        </w:rPr>
        <w:t xml:space="preserve"> 175-184.</w:t>
      </w:r>
    </w:p>
    <w:p w14:paraId="6B52D888" w14:textId="77777777" w:rsidR="005231AF" w:rsidRPr="005231AF" w:rsidRDefault="005231AF" w:rsidP="005231AF">
      <w:pPr>
        <w:pStyle w:val="EndNoteBibliography"/>
        <w:ind w:left="720" w:hanging="720"/>
        <w:rPr>
          <w:noProof/>
        </w:rPr>
      </w:pPr>
      <w:r w:rsidRPr="005231AF">
        <w:rPr>
          <w:noProof/>
        </w:rPr>
        <w:t>Lynd, L. R., 2017. The grand challenge of cellulosic biofuels. Nat Biotechnol. 35</w:t>
      </w:r>
      <w:r w:rsidRPr="005231AF">
        <w:rPr>
          <w:b/>
          <w:noProof/>
        </w:rPr>
        <w:t>,</w:t>
      </w:r>
      <w:r w:rsidRPr="005231AF">
        <w:rPr>
          <w:noProof/>
        </w:rPr>
        <w:t xml:space="preserve"> 912-915.</w:t>
      </w:r>
    </w:p>
    <w:p w14:paraId="74F9A76A" w14:textId="77777777" w:rsidR="005231AF" w:rsidRPr="005231AF" w:rsidRDefault="005231AF" w:rsidP="005231AF">
      <w:pPr>
        <w:pStyle w:val="EndNoteBibliography"/>
        <w:ind w:left="720" w:hanging="720"/>
        <w:rPr>
          <w:noProof/>
        </w:rPr>
      </w:pPr>
      <w:r w:rsidRPr="005231AF">
        <w:rPr>
          <w:noProof/>
        </w:rPr>
        <w:t>Lynd, L. R., Liang, X. Y., Biddy, M. J., Allee, A., Cai, H., Foust, T., Himmel, M. E., Laser, M. S., Wang, M., Wyman, C. E., 2017. Cellulosic ethanol: status and innovation. Curr Opin Biotech. 45</w:t>
      </w:r>
      <w:r w:rsidRPr="005231AF">
        <w:rPr>
          <w:b/>
          <w:noProof/>
        </w:rPr>
        <w:t>,</w:t>
      </w:r>
      <w:r w:rsidRPr="005231AF">
        <w:rPr>
          <w:noProof/>
        </w:rPr>
        <w:t xml:space="preserve"> 202-211.</w:t>
      </w:r>
    </w:p>
    <w:p w14:paraId="6F82DDA1" w14:textId="77777777" w:rsidR="005231AF" w:rsidRPr="005231AF" w:rsidRDefault="005231AF" w:rsidP="005231AF">
      <w:pPr>
        <w:pStyle w:val="EndNoteBibliography"/>
        <w:ind w:left="720" w:hanging="720"/>
        <w:rPr>
          <w:noProof/>
        </w:rPr>
      </w:pPr>
      <w:r w:rsidRPr="005231AF">
        <w:rPr>
          <w:noProof/>
        </w:rPr>
        <w:t>Lynd, L. R., Weimer, P. J., van Zyl, W. H., Pretorius, I. S., 2002. Microbial cellulose utilization: fundamentals and biotechnology. Microbiol Mol Biol Rev. 66</w:t>
      </w:r>
      <w:r w:rsidRPr="005231AF">
        <w:rPr>
          <w:b/>
          <w:noProof/>
        </w:rPr>
        <w:t>,</w:t>
      </w:r>
      <w:r w:rsidRPr="005231AF">
        <w:rPr>
          <w:noProof/>
        </w:rPr>
        <w:t xml:space="preserve"> 506-77, table of contents.</w:t>
      </w:r>
    </w:p>
    <w:p w14:paraId="0926F339" w14:textId="77777777" w:rsidR="005231AF" w:rsidRPr="005231AF" w:rsidRDefault="005231AF" w:rsidP="005231AF">
      <w:pPr>
        <w:pStyle w:val="EndNoteBibliography"/>
        <w:ind w:left="720" w:hanging="720"/>
        <w:rPr>
          <w:noProof/>
        </w:rPr>
      </w:pPr>
      <w:r w:rsidRPr="005231AF">
        <w:rPr>
          <w:noProof/>
        </w:rPr>
        <w:t>Meyer, C. L., Papoutsakis, E. T., 1989. Increased Levels of Atp and Nadh Are Associated with Increased Solvent Production in Continuous Cultures of Clostridium-Acetobutylicum. Appl Microbiol Biotechnol. 30</w:t>
      </w:r>
      <w:r w:rsidRPr="005231AF">
        <w:rPr>
          <w:b/>
          <w:noProof/>
        </w:rPr>
        <w:t>,</w:t>
      </w:r>
      <w:r w:rsidRPr="005231AF">
        <w:rPr>
          <w:noProof/>
        </w:rPr>
        <w:t xml:space="preserve"> 450-459.</w:t>
      </w:r>
    </w:p>
    <w:p w14:paraId="47EA0F73" w14:textId="77777777" w:rsidR="005231AF" w:rsidRPr="005231AF" w:rsidRDefault="005231AF" w:rsidP="005231AF">
      <w:pPr>
        <w:pStyle w:val="EndNoteBibliography"/>
        <w:ind w:left="720" w:hanging="720"/>
        <w:rPr>
          <w:noProof/>
        </w:rPr>
      </w:pPr>
      <w:r w:rsidRPr="005231AF">
        <w:rPr>
          <w:noProof/>
        </w:rPr>
        <w:t>Milo, R., Jorgensen, P., Moran, U., Weber, G., Springer, M., 2010. BioNumbers--the database of key numbers in molecular and cell biology. Nucleic Acids Res. 38</w:t>
      </w:r>
      <w:r w:rsidRPr="005231AF">
        <w:rPr>
          <w:b/>
          <w:noProof/>
        </w:rPr>
        <w:t>,</w:t>
      </w:r>
      <w:r w:rsidRPr="005231AF">
        <w:rPr>
          <w:noProof/>
        </w:rPr>
        <w:t xml:space="preserve"> D750-3.</w:t>
      </w:r>
    </w:p>
    <w:p w14:paraId="5F138E62" w14:textId="77777777" w:rsidR="005231AF" w:rsidRPr="005231AF" w:rsidRDefault="005231AF" w:rsidP="005231AF">
      <w:pPr>
        <w:pStyle w:val="EndNoteBibliography"/>
        <w:ind w:left="720" w:hanging="720"/>
        <w:rPr>
          <w:noProof/>
        </w:rPr>
      </w:pPr>
      <w:r w:rsidRPr="005231AF">
        <w:rPr>
          <w:noProof/>
        </w:rPr>
        <w:t>Noor, E., Bar-Even, A., Flamholz, A., Reznik, E., Liebermeister, W., Milo, R., 2014. Pathway thermodynamics highlights kinetic obstacles in central metabolism. PLoS Comput Biol. 10</w:t>
      </w:r>
      <w:r w:rsidRPr="005231AF">
        <w:rPr>
          <w:b/>
          <w:noProof/>
        </w:rPr>
        <w:t>,</w:t>
      </w:r>
      <w:r w:rsidRPr="005231AF">
        <w:rPr>
          <w:noProof/>
        </w:rPr>
        <w:t xml:space="preserve"> e1003483.</w:t>
      </w:r>
    </w:p>
    <w:p w14:paraId="16A175D1" w14:textId="77777777" w:rsidR="005231AF" w:rsidRPr="005231AF" w:rsidRDefault="005231AF" w:rsidP="005231AF">
      <w:pPr>
        <w:pStyle w:val="EndNoteBibliography"/>
        <w:ind w:left="720" w:hanging="720"/>
        <w:rPr>
          <w:noProof/>
        </w:rPr>
      </w:pPr>
      <w:r w:rsidRPr="005231AF">
        <w:rPr>
          <w:noProof/>
        </w:rPr>
        <w:t>Noor, E., Haraldsdottir, H. S., Milo, R., Fleming, R. M., 2013. Consistent estimation of Gibbs energy using component contributions. PLoS Comput Biol. 9</w:t>
      </w:r>
      <w:r w:rsidRPr="005231AF">
        <w:rPr>
          <w:b/>
          <w:noProof/>
        </w:rPr>
        <w:t>,</w:t>
      </w:r>
      <w:r w:rsidRPr="005231AF">
        <w:rPr>
          <w:noProof/>
        </w:rPr>
        <w:t xml:space="preserve"> e1003098.</w:t>
      </w:r>
    </w:p>
    <w:p w14:paraId="6B2918F1" w14:textId="77777777" w:rsidR="005231AF" w:rsidRPr="005231AF" w:rsidRDefault="005231AF" w:rsidP="005231AF">
      <w:pPr>
        <w:pStyle w:val="EndNoteBibliography"/>
        <w:ind w:left="720" w:hanging="720"/>
        <w:rPr>
          <w:noProof/>
        </w:rPr>
      </w:pPr>
      <w:r w:rsidRPr="005231AF">
        <w:rPr>
          <w:noProof/>
        </w:rPr>
        <w:t>Olson, D. G., Horl, M., Fuhrer, T., Cui, J., Zhou, J., Maloney, M. I., Amador-Noguez, D., Tian, L., Sauer, U., Lynd, L. R., 2017. Glycolysis without pyruvate kinase in Clostridium thermocellum. Metab Eng. 39</w:t>
      </w:r>
      <w:r w:rsidRPr="005231AF">
        <w:rPr>
          <w:b/>
          <w:noProof/>
        </w:rPr>
        <w:t>,</w:t>
      </w:r>
      <w:r w:rsidRPr="005231AF">
        <w:rPr>
          <w:noProof/>
        </w:rPr>
        <w:t xml:space="preserve"> 169-180.</w:t>
      </w:r>
    </w:p>
    <w:p w14:paraId="23F84C40" w14:textId="77777777" w:rsidR="005231AF" w:rsidRPr="005231AF" w:rsidRDefault="005231AF" w:rsidP="005231AF">
      <w:pPr>
        <w:pStyle w:val="EndNoteBibliography"/>
        <w:ind w:left="720" w:hanging="720"/>
        <w:rPr>
          <w:noProof/>
        </w:rPr>
      </w:pPr>
      <w:r w:rsidRPr="005231AF">
        <w:rPr>
          <w:noProof/>
        </w:rPr>
        <w:t>Olson, D. G., McBride, J. E., Shaw, A. J., Lynd, L. R., 2012. Recent progress in consolidated bioprocessing. Curr Opin Biotech. 23</w:t>
      </w:r>
      <w:r w:rsidRPr="005231AF">
        <w:rPr>
          <w:b/>
          <w:noProof/>
        </w:rPr>
        <w:t>,</w:t>
      </w:r>
      <w:r w:rsidRPr="005231AF">
        <w:rPr>
          <w:noProof/>
        </w:rPr>
        <w:t xml:space="preserve"> 396-405.</w:t>
      </w:r>
    </w:p>
    <w:p w14:paraId="05AEA3D4" w14:textId="77777777" w:rsidR="005231AF" w:rsidRPr="005231AF" w:rsidRDefault="005231AF" w:rsidP="005231AF">
      <w:pPr>
        <w:pStyle w:val="EndNoteBibliography"/>
        <w:ind w:left="720" w:hanging="720"/>
        <w:rPr>
          <w:noProof/>
        </w:rPr>
      </w:pPr>
      <w:r w:rsidRPr="005231AF">
        <w:rPr>
          <w:noProof/>
        </w:rPr>
        <w:t>Olson, D. G., Sparling, R., Lynd, L. R., 2015. Ethanol production by engineered thermophiles. Curr Opin Biotechnol. 33</w:t>
      </w:r>
      <w:r w:rsidRPr="005231AF">
        <w:rPr>
          <w:b/>
          <w:noProof/>
        </w:rPr>
        <w:t>,</w:t>
      </w:r>
      <w:r w:rsidRPr="005231AF">
        <w:rPr>
          <w:noProof/>
        </w:rPr>
        <w:t xml:space="preserve"> 130-41.</w:t>
      </w:r>
    </w:p>
    <w:p w14:paraId="23B8DCC7" w14:textId="77777777" w:rsidR="005231AF" w:rsidRPr="005231AF" w:rsidRDefault="005231AF" w:rsidP="005231AF">
      <w:pPr>
        <w:pStyle w:val="EndNoteBibliography"/>
        <w:ind w:left="720" w:hanging="720"/>
        <w:rPr>
          <w:noProof/>
        </w:rPr>
      </w:pPr>
      <w:r w:rsidRPr="005231AF">
        <w:rPr>
          <w:noProof/>
        </w:rPr>
        <w:t>Peres, S., Jolicœur, M., Moulin, C., Dague, P., Schuster, S., 2017. How important is thermodynamics for identifying elementary flux modes? PLoS One. 12</w:t>
      </w:r>
      <w:r w:rsidRPr="005231AF">
        <w:rPr>
          <w:b/>
          <w:noProof/>
        </w:rPr>
        <w:t>,</w:t>
      </w:r>
      <w:r w:rsidRPr="005231AF">
        <w:rPr>
          <w:noProof/>
        </w:rPr>
        <w:t xml:space="preserve"> e0171440.</w:t>
      </w:r>
    </w:p>
    <w:p w14:paraId="4F16B45C" w14:textId="77777777" w:rsidR="005231AF" w:rsidRPr="005231AF" w:rsidRDefault="005231AF" w:rsidP="005231AF">
      <w:pPr>
        <w:pStyle w:val="EndNoteBibliography"/>
        <w:ind w:left="720" w:hanging="720"/>
        <w:rPr>
          <w:noProof/>
        </w:rPr>
      </w:pPr>
      <w:r w:rsidRPr="005231AF">
        <w:rPr>
          <w:noProof/>
        </w:rPr>
        <w:t>Pharkya, P., Burgard, A. P., Maranas, C. D., 2004. OptStrain: A computational framework for redesign of microbial production systems. Genome Research. 14</w:t>
      </w:r>
      <w:r w:rsidRPr="005231AF">
        <w:rPr>
          <w:b/>
          <w:noProof/>
        </w:rPr>
        <w:t>,</w:t>
      </w:r>
      <w:r w:rsidRPr="005231AF">
        <w:rPr>
          <w:noProof/>
        </w:rPr>
        <w:t xml:space="preserve"> 2367-2376.</w:t>
      </w:r>
    </w:p>
    <w:p w14:paraId="12DDC249" w14:textId="77777777" w:rsidR="005231AF" w:rsidRPr="005231AF" w:rsidRDefault="005231AF" w:rsidP="005231AF">
      <w:pPr>
        <w:pStyle w:val="EndNoteBibliography"/>
        <w:ind w:left="720" w:hanging="720"/>
        <w:rPr>
          <w:noProof/>
        </w:rPr>
      </w:pPr>
      <w:r w:rsidRPr="005231AF">
        <w:rPr>
          <w:noProof/>
        </w:rPr>
        <w:t>Rabinowitz, J. D., Kimball, E., 2007. Acidic acetonitrile for cellular metabolome extraction from Escherichia coli. Analytical Chemistry. 79</w:t>
      </w:r>
      <w:r w:rsidRPr="005231AF">
        <w:rPr>
          <w:b/>
          <w:noProof/>
        </w:rPr>
        <w:t>,</w:t>
      </w:r>
      <w:r w:rsidRPr="005231AF">
        <w:rPr>
          <w:noProof/>
        </w:rPr>
        <w:t xml:space="preserve"> 6167-6173.</w:t>
      </w:r>
    </w:p>
    <w:p w14:paraId="61471E31" w14:textId="77777777" w:rsidR="005231AF" w:rsidRPr="005231AF" w:rsidRDefault="005231AF" w:rsidP="005231AF">
      <w:pPr>
        <w:pStyle w:val="EndNoteBibliography"/>
        <w:ind w:left="720" w:hanging="720"/>
        <w:rPr>
          <w:noProof/>
        </w:rPr>
      </w:pPr>
      <w:r w:rsidRPr="005231AF">
        <w:rPr>
          <w:noProof/>
        </w:rPr>
        <w:t>Rutkis, R., Strazdina, I., Balodite, E., Lasa, Z., Galinina, N., Kalnenieks, U., 2016. The Low Energy-Coupling Respiration in Zymomonas mobilis Accelerates Flux in the Entner-Doudoroff Pathway. Plos One. 11.</w:t>
      </w:r>
    </w:p>
    <w:p w14:paraId="668C4910" w14:textId="77777777" w:rsidR="005231AF" w:rsidRPr="005231AF" w:rsidRDefault="005231AF" w:rsidP="005231AF">
      <w:pPr>
        <w:pStyle w:val="EndNoteBibliography"/>
        <w:ind w:left="720" w:hanging="720"/>
        <w:rPr>
          <w:noProof/>
        </w:rPr>
      </w:pPr>
      <w:r w:rsidRPr="005231AF">
        <w:rPr>
          <w:noProof/>
        </w:rPr>
        <w:lastRenderedPageBreak/>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5231AF">
        <w:rPr>
          <w:b/>
          <w:noProof/>
        </w:rPr>
        <w:t>,</w:t>
      </w:r>
      <w:r w:rsidRPr="005231AF">
        <w:rPr>
          <w:noProof/>
        </w:rPr>
        <w:t xml:space="preserve"> 214.</w:t>
      </w:r>
    </w:p>
    <w:p w14:paraId="247B0712" w14:textId="77777777" w:rsidR="005231AF" w:rsidRPr="005231AF" w:rsidRDefault="005231AF" w:rsidP="005231AF">
      <w:pPr>
        <w:pStyle w:val="EndNoteBibliography"/>
        <w:ind w:left="720" w:hanging="720"/>
        <w:rPr>
          <w:noProof/>
        </w:rPr>
      </w:pPr>
      <w:r w:rsidRPr="005231AF">
        <w:rPr>
          <w:noProof/>
        </w:rPr>
        <w:t>Shao, X. J., Raman, B., Zhu, M. J., Mielenz, J. R., Brown, S. D., Guss, A. M., Lynd, L. R., 2011. Mutant selection and phenotypic and genetic characterization of ethanol-tolerant strains of Clostridium thermocellum. Appl Microbiol Biot. 92</w:t>
      </w:r>
      <w:r w:rsidRPr="005231AF">
        <w:rPr>
          <w:b/>
          <w:noProof/>
        </w:rPr>
        <w:t>,</w:t>
      </w:r>
      <w:r w:rsidRPr="005231AF">
        <w:rPr>
          <w:noProof/>
        </w:rPr>
        <w:t xml:space="preserve"> 641-652.</w:t>
      </w:r>
    </w:p>
    <w:p w14:paraId="4861F84A" w14:textId="77777777" w:rsidR="005231AF" w:rsidRPr="005231AF" w:rsidRDefault="005231AF" w:rsidP="005231AF">
      <w:pPr>
        <w:pStyle w:val="EndNoteBibliography"/>
        <w:ind w:left="720" w:hanging="720"/>
        <w:rPr>
          <w:noProof/>
        </w:rPr>
      </w:pPr>
      <w:r w:rsidRPr="005231AF">
        <w:rPr>
          <w:noProof/>
        </w:rPr>
        <w:t>Shinoda, W., 2016. Permeability across lipid membranes. Bba-Biomembranes. 1858</w:t>
      </w:r>
      <w:r w:rsidRPr="005231AF">
        <w:rPr>
          <w:b/>
          <w:noProof/>
        </w:rPr>
        <w:t>,</w:t>
      </w:r>
      <w:r w:rsidRPr="005231AF">
        <w:rPr>
          <w:noProof/>
        </w:rPr>
        <w:t xml:space="preserve"> 2254-2265.</w:t>
      </w:r>
    </w:p>
    <w:p w14:paraId="11C04A5A" w14:textId="77777777" w:rsidR="005231AF" w:rsidRPr="005231AF" w:rsidRDefault="005231AF" w:rsidP="005231AF">
      <w:pPr>
        <w:pStyle w:val="EndNoteBibliography"/>
        <w:ind w:left="720" w:hanging="720"/>
        <w:rPr>
          <w:noProof/>
        </w:rPr>
      </w:pPr>
      <w:r w:rsidRPr="005231AF">
        <w:rPr>
          <w:noProof/>
        </w:rPr>
        <w:t>Takeno, S., Hori, K., Ohtani, S., Mimura, A., Mitsuhashi, S., Ikeda, M., 2016. L-Lysine production independent of the oxidative pentose phosphate pathway by Corynebacterium glutamicum with the Streptococcus mutans gapN gene. Metab Eng. 37</w:t>
      </w:r>
      <w:r w:rsidRPr="005231AF">
        <w:rPr>
          <w:b/>
          <w:noProof/>
        </w:rPr>
        <w:t>,</w:t>
      </w:r>
      <w:r w:rsidRPr="005231AF">
        <w:rPr>
          <w:noProof/>
        </w:rPr>
        <w:t xml:space="preserve"> 1-10.</w:t>
      </w:r>
    </w:p>
    <w:p w14:paraId="74F980A4" w14:textId="77777777" w:rsidR="005231AF" w:rsidRPr="005231AF" w:rsidRDefault="005231AF" w:rsidP="005231AF">
      <w:pPr>
        <w:pStyle w:val="EndNoteBibliography"/>
        <w:ind w:left="720" w:hanging="720"/>
        <w:rPr>
          <w:noProof/>
        </w:rPr>
      </w:pPr>
      <w:r w:rsidRPr="005231AF">
        <w:rPr>
          <w:noProof/>
        </w:rPr>
        <w:t>Thompson, R. A., Trinh, C. T., 2017. Overflow metabolism and growth cessation in Clostridium thermocellum DSM1313 during high cellulose loading fermentations. Biotechnology and bioengineering. 114</w:t>
      </w:r>
      <w:r w:rsidRPr="005231AF">
        <w:rPr>
          <w:b/>
          <w:noProof/>
        </w:rPr>
        <w:t>,</w:t>
      </w:r>
      <w:r w:rsidRPr="005231AF">
        <w:rPr>
          <w:noProof/>
        </w:rPr>
        <w:t xml:space="preserve"> 2592-2604.</w:t>
      </w:r>
    </w:p>
    <w:p w14:paraId="454F83DD" w14:textId="77777777" w:rsidR="005231AF" w:rsidRPr="005231AF" w:rsidRDefault="005231AF" w:rsidP="005231AF">
      <w:pPr>
        <w:pStyle w:val="EndNoteBibliography"/>
        <w:ind w:left="720" w:hanging="720"/>
        <w:rPr>
          <w:noProof/>
        </w:rPr>
      </w:pPr>
      <w:r w:rsidRPr="005231AF">
        <w:rPr>
          <w:noProof/>
        </w:rPr>
        <w:t>Tian, L., Perot, S. J., Hon, S., Zhou, J., Liang, X., Bouvier, J. T., Guss, A. M., Olson, D. G., Lynd, L. R., 2017a. Enhanced ethanol formation by Clostridium thermocellum via pyruvate decarboxylase. Microb Cell Fact. 16</w:t>
      </w:r>
      <w:r w:rsidRPr="005231AF">
        <w:rPr>
          <w:b/>
          <w:noProof/>
        </w:rPr>
        <w:t>,</w:t>
      </w:r>
      <w:r w:rsidRPr="005231AF">
        <w:rPr>
          <w:noProof/>
        </w:rPr>
        <w:t xml:space="preserve"> 171.</w:t>
      </w:r>
    </w:p>
    <w:p w14:paraId="06528AB7" w14:textId="77777777" w:rsidR="005231AF" w:rsidRPr="005231AF" w:rsidRDefault="005231AF" w:rsidP="005231AF">
      <w:pPr>
        <w:pStyle w:val="EndNoteBibliography"/>
        <w:ind w:left="720" w:hanging="720"/>
        <w:rPr>
          <w:noProof/>
        </w:rPr>
      </w:pPr>
      <w:r w:rsidRPr="005231AF">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5231AF">
        <w:rPr>
          <w:b/>
          <w:noProof/>
        </w:rPr>
        <w:t>,</w:t>
      </w:r>
      <w:r w:rsidRPr="005231AF">
        <w:rPr>
          <w:noProof/>
        </w:rPr>
        <w:t xml:space="preserve"> 276.</w:t>
      </w:r>
    </w:p>
    <w:p w14:paraId="2C5F9ECA" w14:textId="77777777" w:rsidR="005231AF" w:rsidRPr="005231AF" w:rsidRDefault="005231AF" w:rsidP="005231AF">
      <w:pPr>
        <w:pStyle w:val="EndNoteBibliography"/>
        <w:ind w:left="720" w:hanging="720"/>
        <w:rPr>
          <w:noProof/>
        </w:rPr>
      </w:pPr>
      <w:r w:rsidRPr="005231AF">
        <w:rPr>
          <w:noProof/>
        </w:rPr>
        <w:t>Trinh, C. T., Wlaschin, A., Srienc, F., 2009. Elementary mode analysis: a useful metabolic pathway analysis tool for characterizing cellular metabolism. Appl Microbiol Biotechnol. 81</w:t>
      </w:r>
      <w:r w:rsidRPr="005231AF">
        <w:rPr>
          <w:b/>
          <w:noProof/>
        </w:rPr>
        <w:t>,</w:t>
      </w:r>
      <w:r w:rsidRPr="005231AF">
        <w:rPr>
          <w:noProof/>
        </w:rPr>
        <w:t xml:space="preserve"> 813-26.</w:t>
      </w:r>
    </w:p>
    <w:p w14:paraId="76405C73" w14:textId="77777777" w:rsidR="005231AF" w:rsidRPr="005231AF" w:rsidRDefault="005231AF" w:rsidP="005231AF">
      <w:pPr>
        <w:pStyle w:val="EndNoteBibliography"/>
        <w:ind w:left="720" w:hanging="720"/>
        <w:rPr>
          <w:noProof/>
        </w:rPr>
      </w:pPr>
      <w:r w:rsidRPr="005231AF">
        <w:rPr>
          <w:noProof/>
        </w:rPr>
        <w:t>Volkmer, B., Heinemann, M., 2011. Condition-Dependent Cell Volume and Concentration of Escherichia coli to Facilitate Data Conversion for Systems Biology Modeling. Plos One. 6.</w:t>
      </w:r>
    </w:p>
    <w:p w14:paraId="4EAF4DB9" w14:textId="77777777" w:rsidR="005231AF" w:rsidRPr="005231AF" w:rsidRDefault="005231AF" w:rsidP="005231AF">
      <w:pPr>
        <w:pStyle w:val="EndNoteBibliography"/>
        <w:ind w:left="720" w:hanging="720"/>
        <w:rPr>
          <w:noProof/>
        </w:rPr>
      </w:pPr>
      <w:r w:rsidRPr="005231AF">
        <w:rPr>
          <w:noProof/>
        </w:rPr>
        <w:t>Wlaschin, A. P., Trinh, C. T., Carlson, R., Srienc, F., 2006. The fractional contributions of elementary modes to the metabolism of Escherichia coli and their estimation from reaction entropies. Metab Eng. 8</w:t>
      </w:r>
      <w:r w:rsidRPr="005231AF">
        <w:rPr>
          <w:b/>
          <w:noProof/>
        </w:rPr>
        <w:t>,</w:t>
      </w:r>
      <w:r w:rsidRPr="005231AF">
        <w:rPr>
          <w:noProof/>
        </w:rPr>
        <w:t xml:space="preserve"> 338-52.</w:t>
      </w:r>
    </w:p>
    <w:p w14:paraId="5BCCBB4E" w14:textId="77777777" w:rsidR="005231AF" w:rsidRPr="005231AF" w:rsidRDefault="005231AF" w:rsidP="005231AF">
      <w:pPr>
        <w:pStyle w:val="EndNoteBibliography"/>
        <w:ind w:left="720" w:hanging="720"/>
        <w:rPr>
          <w:noProof/>
        </w:rPr>
      </w:pPr>
      <w:r w:rsidRPr="005231AF">
        <w:rPr>
          <w:noProof/>
        </w:rPr>
        <w:t>Xiong, W., Lin, P., Magnusson, L., Warner, L., Liao, J., Maness, P., Chou, K., 2017. Discovery of CO2-fixing one-carbon (C1) metabolism in a cellulose degrading bacterium Clostridium thermocellum. Abstr Pap Am Chem S. 253.</w:t>
      </w:r>
    </w:p>
    <w:p w14:paraId="6A930E2C" w14:textId="77777777" w:rsidR="005231AF" w:rsidRPr="005231AF" w:rsidRDefault="005231AF" w:rsidP="005231AF">
      <w:pPr>
        <w:pStyle w:val="EndNoteBibliography"/>
        <w:ind w:left="720" w:hanging="720"/>
        <w:rPr>
          <w:noProof/>
        </w:rPr>
      </w:pPr>
      <w:r w:rsidRPr="005231AF">
        <w:rPr>
          <w:noProof/>
        </w:rPr>
        <w:t>Yang, S., Giannone, R. J., Dice, L., Yang, Z. K., Engle, N. L., Tschaplinski, T. J., Hettich, R. L., Brown, S. D., 2012. Clostridium thermocellum ATCC27405 transcriptomic, metabolomic and proteomic profiles after ethanol stress. BMC Genomics. 13</w:t>
      </w:r>
      <w:r w:rsidRPr="005231AF">
        <w:rPr>
          <w:b/>
          <w:noProof/>
        </w:rPr>
        <w:t>,</w:t>
      </w:r>
      <w:r w:rsidRPr="005231AF">
        <w:rPr>
          <w:noProof/>
        </w:rPr>
        <w:t xml:space="preserve"> 336.</w:t>
      </w:r>
    </w:p>
    <w:p w14:paraId="563D3746" w14:textId="77777777" w:rsidR="005231AF" w:rsidRPr="005231AF" w:rsidRDefault="005231AF" w:rsidP="005231AF">
      <w:pPr>
        <w:pStyle w:val="EndNoteBibliography"/>
        <w:ind w:left="720" w:hanging="720"/>
        <w:rPr>
          <w:noProof/>
        </w:rPr>
      </w:pPr>
      <w:r w:rsidRPr="005231AF">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5231AF">
        <w:rPr>
          <w:b/>
          <w:noProof/>
        </w:rPr>
        <w:t>,</w:t>
      </w:r>
      <w:r w:rsidRPr="005231AF">
        <w:rPr>
          <w:noProof/>
        </w:rPr>
        <w:t xml:space="preserve"> 2610-2619.</w:t>
      </w:r>
    </w:p>
    <w:p w14:paraId="6579DA9C" w14:textId="77777777" w:rsidR="005231AF" w:rsidRPr="005231AF" w:rsidRDefault="005231AF" w:rsidP="005231AF">
      <w:pPr>
        <w:pStyle w:val="EndNoteBibliography"/>
        <w:ind w:left="720" w:hanging="720"/>
        <w:rPr>
          <w:noProof/>
        </w:rPr>
      </w:pPr>
      <w:r w:rsidRPr="005231AF">
        <w:rPr>
          <w:noProof/>
        </w:rPr>
        <w:t>Zhou, J., Olson, D. G., Argyros, D. A., Deng, Y., van Gulik, W. M., van Dijken, J. P., Lynd, L. R., 2013. Atypical glycolysis in Clostridium thermocellum. Appl Environ Microbiol. 79</w:t>
      </w:r>
      <w:r w:rsidRPr="005231AF">
        <w:rPr>
          <w:b/>
          <w:noProof/>
        </w:rPr>
        <w:t>,</w:t>
      </w:r>
      <w:r w:rsidRPr="005231AF">
        <w:rPr>
          <w:noProof/>
        </w:rPr>
        <w:t xml:space="preserve"> 3000-8.</w:t>
      </w:r>
    </w:p>
    <w:p w14:paraId="2086B996" w14:textId="4F5A19B8"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4"/>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4E7C83" w14:textId="77777777" w:rsidR="0016213E" w:rsidRDefault="0016213E">
      <w:r>
        <w:separator/>
      </w:r>
    </w:p>
  </w:endnote>
  <w:endnote w:type="continuationSeparator" w:id="0">
    <w:p w14:paraId="4A653588" w14:textId="77777777" w:rsidR="0016213E" w:rsidRDefault="0016213E">
      <w:r>
        <w:continuationSeparator/>
      </w:r>
    </w:p>
  </w:endnote>
  <w:endnote w:type="continuationNotice" w:id="1">
    <w:p w14:paraId="113A71CB" w14:textId="77777777" w:rsidR="0016213E" w:rsidRDefault="001621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40D08AFD" w:rsidR="002811B1" w:rsidRDefault="002811B1">
    <w:pPr>
      <w:pStyle w:val="Footer"/>
      <w:jc w:val="center"/>
    </w:pPr>
    <w:r>
      <w:fldChar w:fldCharType="begin"/>
    </w:r>
    <w:r>
      <w:instrText>PAGE</w:instrText>
    </w:r>
    <w:r>
      <w:fldChar w:fldCharType="separate"/>
    </w:r>
    <w:r w:rsidR="003B4B79">
      <w:rPr>
        <w:noProof/>
      </w:rPr>
      <w:t>23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1BFDD" w14:textId="77777777" w:rsidR="0016213E" w:rsidRDefault="0016213E">
      <w:r>
        <w:separator/>
      </w:r>
    </w:p>
  </w:footnote>
  <w:footnote w:type="continuationSeparator" w:id="0">
    <w:p w14:paraId="7CF39CA9" w14:textId="77777777" w:rsidR="0016213E" w:rsidRDefault="0016213E">
      <w:r>
        <w:continuationSeparator/>
      </w:r>
    </w:p>
  </w:footnote>
  <w:footnote w:type="continuationNotice" w:id="1">
    <w:p w14:paraId="02C4D778" w14:textId="77777777" w:rsidR="0016213E" w:rsidRDefault="0016213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049BA" w14:textId="77777777" w:rsidR="002811B1" w:rsidRDefault="002811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tyakam Dash">
    <w15:presenceInfo w15:providerId="Windows Live" w15:userId="d6aa6d5d2bd3a8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item&gt;593&lt;/item&gt;&lt;item&gt;600&lt;/item&gt;&lt;item&gt;601&lt;/item&gt;&lt;item&gt;602&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213E"/>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4B79"/>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E79A9"/>
    <w:rsid w:val="004F02F7"/>
    <w:rsid w:val="004F2F49"/>
    <w:rsid w:val="004F4F47"/>
    <w:rsid w:val="004F649B"/>
    <w:rsid w:val="00503BA1"/>
    <w:rsid w:val="00507037"/>
    <w:rsid w:val="005079D1"/>
    <w:rsid w:val="0051493C"/>
    <w:rsid w:val="005150E3"/>
    <w:rsid w:val="00515CC9"/>
    <w:rsid w:val="005175E7"/>
    <w:rsid w:val="005231AF"/>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46EA2"/>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4A79"/>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costas@psu.edu"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22169F-35A4-DA45-BFD0-E7A639C4553D}">
  <ds:schemaRefs>
    <ds:schemaRef ds:uri="http://schemas.openxmlformats.org/officeDocument/2006/bibliography"/>
  </ds:schemaRefs>
</ds:datastoreItem>
</file>

<file path=customXml/itemProps2.xml><?xml version="1.0" encoding="utf-8"?>
<ds:datastoreItem xmlns:ds="http://schemas.openxmlformats.org/officeDocument/2006/customXml" ds:itemID="{70B90F65-A202-B944-BFD3-8558C6B6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13478</Words>
  <Characters>76831</Characters>
  <Application>Microsoft Macintosh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4</cp:revision>
  <cp:lastPrinted>2019-03-11T14:49:00Z</cp:lastPrinted>
  <dcterms:created xsi:type="dcterms:W3CDTF">2019-04-24T14:48:00Z</dcterms:created>
  <dcterms:modified xsi:type="dcterms:W3CDTF">2019-05-02T16:43:00Z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