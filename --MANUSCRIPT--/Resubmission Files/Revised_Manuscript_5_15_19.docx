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w:t>
      </w:r>
      <w:proofErr w:type="spellStart"/>
      <w:r w:rsidR="009C43AB" w:rsidRPr="00CF4292">
        <w:rPr>
          <w:rFonts w:eastAsia="Times New Roman"/>
          <w:color w:val="000000" w:themeColor="text1"/>
          <w:position w:val="-2"/>
          <w:sz w:val="22"/>
          <w:szCs w:val="22"/>
        </w:rPr>
        <w:t>Noguez</w:t>
      </w:r>
      <w:proofErr w:type="spellEnd"/>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9"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68BF68CC" w14:textId="3B0A97E8" w:rsidR="004D4D01" w:rsidRPr="00CF4292" w:rsidRDefault="00653386" w:rsidP="001E098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r w:rsidR="008A419B" w:rsidRPr="00CF4292">
        <w:rPr>
          <w:color w:val="000000" w:themeColor="text1"/>
        </w:rPr>
        <w:t>We use</w:t>
      </w:r>
      <w:r w:rsidR="009452BC" w:rsidRPr="00CF4292">
        <w:rPr>
          <w:color w:val="000000" w:themeColor="text1"/>
        </w:rPr>
        <w:t>d</w:t>
      </w:r>
      <w:r w:rsidR="008A419B"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008A419B" w:rsidRPr="00CF4292">
        <w:rPr>
          <w:bCs/>
          <w:color w:val="000000" w:themeColor="text1"/>
        </w:rPr>
        <w:t xml:space="preserve">to identify the range of allowable metabolite concentrations </w:t>
      </w:r>
      <w:r w:rsidR="00365782" w:rsidRPr="00CF4292">
        <w:rPr>
          <w:bCs/>
          <w:color w:val="000000" w:themeColor="text1"/>
        </w:rPr>
        <w:t xml:space="preserve">that </w:t>
      </w:r>
      <w:r w:rsidR="008A419B" w:rsidRPr="00CF4292">
        <w:rPr>
          <w:bCs/>
          <w:color w:val="000000" w:themeColor="text1"/>
        </w:rPr>
        <w:t>maintain</w:t>
      </w:r>
      <w:r w:rsidR="00365782" w:rsidRPr="00CF4292">
        <w:rPr>
          <w:bCs/>
          <w:color w:val="000000" w:themeColor="text1"/>
        </w:rPr>
        <w:t xml:space="preserve"> a</w:t>
      </w:r>
      <w:r w:rsidR="008A419B"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008A419B"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9A5809">
        <w:rPr>
          <w:color w:val="000000" w:themeColor="text1"/>
        </w:rPr>
        <w:t>dataset</w:t>
      </w:r>
      <w:r w:rsidR="006225AE" w:rsidRPr="009A5809">
        <w:rPr>
          <w:color w:val="000000" w:themeColor="text1"/>
        </w:rPr>
        <w:t xml:space="preserve"> to </w:t>
      </w:r>
      <w:r w:rsidR="009452BC" w:rsidRPr="009A5809">
        <w:rPr>
          <w:bCs/>
          <w:color w:val="000000" w:themeColor="text1"/>
        </w:rPr>
        <w:t>flag</w:t>
      </w:r>
      <w:r w:rsidR="008069DD" w:rsidRPr="009A5809">
        <w:rPr>
          <w:bCs/>
          <w:color w:val="000000" w:themeColor="text1"/>
        </w:rPr>
        <w:t xml:space="preserve"> </w:t>
      </w:r>
      <w:r w:rsidR="00AF1826" w:rsidRPr="009A5809">
        <w:rPr>
          <w:bCs/>
          <w:color w:val="000000" w:themeColor="text1"/>
        </w:rPr>
        <w:t>five reactions (</w:t>
      </w:r>
      <w:r w:rsidR="00711FD4" w:rsidRPr="00CF4292">
        <w:rPr>
          <w:bCs/>
          <w:color w:val="000000" w:themeColor="text1"/>
        </w:rPr>
        <w:t>phosphofructokinase</w:t>
      </w:r>
      <w:r w:rsidR="00711FD4" w:rsidRPr="009A5809">
        <w:rPr>
          <w:bCs/>
          <w:color w:val="000000" w:themeColor="text1"/>
        </w:rPr>
        <w:t xml:space="preserve"> </w:t>
      </w:r>
      <w:r w:rsidR="00711FD4">
        <w:rPr>
          <w:bCs/>
          <w:color w:val="000000" w:themeColor="text1"/>
        </w:rPr>
        <w:t>(</w:t>
      </w:r>
      <w:r w:rsidR="00AF1826" w:rsidRPr="009A5809">
        <w:rPr>
          <w:bCs/>
          <w:color w:val="000000" w:themeColor="text1"/>
        </w:rPr>
        <w:t>PFK</w:t>
      </w:r>
      <w:r w:rsidR="00711FD4">
        <w:rPr>
          <w:bCs/>
          <w:color w:val="000000" w:themeColor="text1"/>
        </w:rPr>
        <w:t>)</w:t>
      </w:r>
      <w:r w:rsidR="00AF1826"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AF1826" w:rsidRPr="009A5809">
        <w:rPr>
          <w:bCs/>
          <w:color w:val="000000" w:themeColor="text1"/>
        </w:rPr>
        <w:t>FBA</w:t>
      </w:r>
      <w:r w:rsidR="00F21D6F">
        <w:rPr>
          <w:bCs/>
          <w:color w:val="000000" w:themeColor="text1"/>
        </w:rPr>
        <w:t>)</w:t>
      </w:r>
      <w:r w:rsidR="00AF1826" w:rsidRPr="009A5809">
        <w:rPr>
          <w:bCs/>
          <w:color w:val="000000" w:themeColor="text1"/>
        </w:rPr>
        <w:t xml:space="preserve">, </w:t>
      </w:r>
      <w:r w:rsidR="00711FD4" w:rsidRPr="00CF4292">
        <w:rPr>
          <w:bCs/>
          <w:color w:val="000000" w:themeColor="text1"/>
        </w:rPr>
        <w:t xml:space="preserve">glyceraldehyde-3-phosphate dehydrogenase </w:t>
      </w:r>
      <w:r w:rsidR="00711FD4">
        <w:rPr>
          <w:bCs/>
          <w:color w:val="000000" w:themeColor="text1"/>
        </w:rPr>
        <w:t>(</w:t>
      </w:r>
      <w:r w:rsidR="00AF1826" w:rsidRPr="009A5809">
        <w:rPr>
          <w:bCs/>
          <w:color w:val="000000" w:themeColor="text1"/>
        </w:rPr>
        <w:t>GAPDH</w:t>
      </w:r>
      <w:r w:rsidR="00711FD4">
        <w:rPr>
          <w:bCs/>
          <w:color w:val="000000" w:themeColor="text1"/>
        </w:rPr>
        <w:t>)</w:t>
      </w:r>
      <w:r w:rsidR="00AF1826" w:rsidRPr="009A5809">
        <w:rPr>
          <w:bCs/>
          <w:color w:val="000000" w:themeColor="text1"/>
        </w:rPr>
        <w:t xml:space="preserve">, </w:t>
      </w:r>
      <w:r w:rsidR="00711FD4" w:rsidRPr="00CF4292">
        <w:rPr>
          <w:bCs/>
          <w:color w:val="000000" w:themeColor="text1"/>
        </w:rPr>
        <w:t xml:space="preserve">aldehyde dehydrogenase </w:t>
      </w:r>
      <w:r w:rsidR="00711FD4">
        <w:rPr>
          <w:bCs/>
          <w:color w:val="000000" w:themeColor="text1"/>
        </w:rPr>
        <w:t>(</w:t>
      </w:r>
      <w:r w:rsidR="00AF1826" w:rsidRPr="009A5809">
        <w:rPr>
          <w:bCs/>
          <w:color w:val="000000" w:themeColor="text1"/>
        </w:rPr>
        <w:t>ALDH</w:t>
      </w:r>
      <w:r w:rsidR="00711FD4">
        <w:rPr>
          <w:bCs/>
          <w:color w:val="000000" w:themeColor="text1"/>
        </w:rPr>
        <w:t>)</w:t>
      </w:r>
      <w:r w:rsidR="00AF1826" w:rsidRPr="009A5809">
        <w:rPr>
          <w:bCs/>
          <w:color w:val="000000" w:themeColor="text1"/>
        </w:rPr>
        <w:t xml:space="preserve"> and </w:t>
      </w:r>
      <w:r w:rsidR="00711FD4" w:rsidRPr="00CF4292">
        <w:rPr>
          <w:bCs/>
          <w:color w:val="000000" w:themeColor="text1"/>
        </w:rPr>
        <w:t xml:space="preserve">alcohol dehydrogenase </w:t>
      </w:r>
      <w:r w:rsidR="00711FD4">
        <w:rPr>
          <w:bCs/>
          <w:color w:val="000000" w:themeColor="text1"/>
        </w:rPr>
        <w:t>(</w:t>
      </w:r>
      <w:r w:rsidR="00AF1826" w:rsidRPr="009A5809">
        <w:rPr>
          <w:bCs/>
          <w:color w:val="000000" w:themeColor="text1"/>
        </w:rPr>
        <w:t>ADH</w:t>
      </w:r>
      <w:r w:rsidR="00711FD4">
        <w:rPr>
          <w:bCs/>
          <w:color w:val="000000" w:themeColor="text1"/>
        </w:rPr>
        <w:t>)</w:t>
      </w:r>
      <w:r w:rsidR="00AF1826" w:rsidRPr="009A5809">
        <w:rPr>
          <w:bCs/>
          <w:color w:val="000000" w:themeColor="text1"/>
        </w:rPr>
        <w:t xml:space="preserve">) </w:t>
      </w:r>
      <w:r w:rsidR="00AF704B" w:rsidRPr="009A5809">
        <w:rPr>
          <w:bCs/>
          <w:color w:val="000000" w:themeColor="text1"/>
        </w:rPr>
        <w:t xml:space="preserve">which </w:t>
      </w:r>
      <w:r w:rsidR="00A365D7">
        <w:rPr>
          <w:bCs/>
          <w:color w:val="000000" w:themeColor="text1"/>
        </w:rPr>
        <w:t>become</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t>
      </w:r>
      <w:r w:rsidR="00D05FE6">
        <w:rPr>
          <w:bCs/>
          <w:color w:val="000000" w:themeColor="text1"/>
        </w:rPr>
        <w:t xml:space="preserve">that </w:t>
      </w:r>
      <w:r w:rsidR="00D05FE6">
        <w:rPr>
          <w:bCs/>
          <w:color w:val="000000" w:themeColor="text1"/>
        </w:rPr>
        <w:lastRenderedPageBreak/>
        <w:t>balances</w:t>
      </w:r>
      <w:r w:rsidR="00D32E06" w:rsidRPr="00CF4292">
        <w:rPr>
          <w:bCs/>
          <w:color w:val="000000" w:themeColor="text1"/>
        </w:rPr>
        <w:t xml:space="preserve"> MDF</w:t>
      </w:r>
      <w:r w:rsidR="00D05FE6">
        <w:rPr>
          <w:bCs/>
          <w:color w:val="000000" w:themeColor="text1"/>
        </w:rPr>
        <w:t xml:space="preserve"> improvements with</w:t>
      </w:r>
      <w:r w:rsidR="00D32E06" w:rsidRPr="00CF4292">
        <w:rPr>
          <w:bCs/>
          <w:color w:val="000000" w:themeColor="text1"/>
        </w:rPr>
        <w:t xml:space="preserve"> </w:t>
      </w:r>
      <w:r w:rsidR="00B666CA" w:rsidRPr="00CF4292">
        <w:rPr>
          <w:bCs/>
          <w:color w:val="000000" w:themeColor="text1"/>
        </w:rPr>
        <w:t>ATP generation</w:t>
      </w:r>
      <w:r w:rsidR="00D05FE6">
        <w:rPr>
          <w:bCs/>
          <w:color w:val="000000" w:themeColor="text1"/>
        </w:rPr>
        <w:t>, and appears to functionally reproduce</w:t>
      </w:r>
      <w:r w:rsidR="00B666CA" w:rsidRPr="00CF4292">
        <w:rPr>
          <w:bCs/>
          <w:color w:val="000000" w:themeColor="text1"/>
        </w:rPr>
        <w:t xml:space="preserve"> the</w:t>
      </w:r>
      <w:r w:rsidR="00740FA7" w:rsidRPr="00CF4292">
        <w:rPr>
          <w:bCs/>
          <w:color w:val="000000" w:themeColor="text1"/>
        </w:rPr>
        <w:t xml:space="preserve"> pathway employed by the</w:t>
      </w:r>
      <w:r w:rsidR="00B666CA" w:rsidRPr="00CF4292">
        <w:rPr>
          <w:bCs/>
          <w:color w:val="000000" w:themeColor="text1"/>
        </w:rPr>
        <w:t xml:space="preserve"> ethanologen </w:t>
      </w:r>
      <w:proofErr w:type="spellStart"/>
      <w:r w:rsidR="00B666CA" w:rsidRPr="00CF4292">
        <w:rPr>
          <w:bCs/>
          <w:i/>
          <w:color w:val="000000" w:themeColor="text1"/>
        </w:rPr>
        <w:t>T</w:t>
      </w:r>
      <w:r w:rsidR="00D05FE6">
        <w:rPr>
          <w:bCs/>
          <w:i/>
          <w:color w:val="000000" w:themeColor="text1"/>
        </w:rPr>
        <w:t>hermoanaerobacterium</w:t>
      </w:r>
      <w:proofErr w:type="spellEnd"/>
      <w:r w:rsidR="00B666CA" w:rsidRPr="00CF4292">
        <w:rPr>
          <w:bCs/>
          <w:i/>
          <w:color w:val="000000" w:themeColor="text1"/>
        </w:rPr>
        <w:t xml:space="preserve">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r w:rsidR="00711FD4">
        <w:rPr>
          <w:bCs/>
          <w:color w:val="000000" w:themeColor="text1"/>
        </w:rPr>
        <w:t xml:space="preserve"> </w:t>
      </w:r>
      <w:r w:rsidR="008C2C74" w:rsidRPr="00CF4292">
        <w:rPr>
          <w:bCs/>
          <w:color w:val="000000" w:themeColor="text1"/>
        </w:rPr>
        <w:t xml:space="preserve">Expanding the list of measured </w:t>
      </w:r>
      <w:r w:rsidR="008C6D2F" w:rsidRPr="00CF4292">
        <w:rPr>
          <w:bCs/>
          <w:color w:val="000000" w:themeColor="text1"/>
        </w:rPr>
        <w:t xml:space="preserve">intracellular </w:t>
      </w:r>
      <w:r w:rsidR="008C2C74"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008C2C74" w:rsidRPr="00CF4292">
        <w:rPr>
          <w:bCs/>
          <w:color w:val="000000" w:themeColor="text1"/>
        </w:rPr>
        <w:t xml:space="preserve"> of pathway thermodynamics</w:t>
      </w:r>
      <w:r w:rsidR="00740FA7" w:rsidRPr="00CF4292">
        <w:rPr>
          <w:bCs/>
          <w:color w:val="000000" w:themeColor="text1"/>
        </w:rPr>
        <w:t xml:space="preserve"> analysis</w:t>
      </w:r>
      <w:r w:rsidR="008C2C74" w:rsidRPr="00CF4292">
        <w:rPr>
          <w:bCs/>
          <w:color w:val="000000" w:themeColor="text1"/>
        </w:rPr>
        <w:t xml:space="preserve"> in </w:t>
      </w:r>
      <w:r w:rsidR="008C2C74" w:rsidRPr="00CF4292">
        <w:rPr>
          <w:bCs/>
          <w:i/>
          <w:color w:val="000000" w:themeColor="text1"/>
        </w:rPr>
        <w:t>C. thermocellum</w:t>
      </w:r>
      <w:r w:rsidR="008C2C74"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p>
    <w:p w14:paraId="20BE762A" w14:textId="77777777" w:rsidR="00205F70" w:rsidRDefault="00205F70" w:rsidP="00205F70">
      <w:pPr>
        <w:spacing w:line="480" w:lineRule="auto"/>
        <w:jc w:val="both"/>
        <w:outlineLvl w:val="0"/>
        <w:rPr>
          <w:b/>
          <w:color w:val="000000" w:themeColor="text1"/>
        </w:rPr>
      </w:pPr>
      <w:r>
        <w:rPr>
          <w:b/>
          <w:color w:val="000000" w:themeColor="text1"/>
        </w:rPr>
        <w:t>Highlights</w:t>
      </w:r>
    </w:p>
    <w:p w14:paraId="45C7E174" w14:textId="2D5AC96A" w:rsidR="00205F70" w:rsidRDefault="00205F70" w:rsidP="00205F70">
      <w:pPr>
        <w:pStyle w:val="ListParagraph"/>
        <w:numPr>
          <w:ilvl w:val="0"/>
          <w:numId w:val="11"/>
        </w:numPr>
        <w:spacing w:line="480" w:lineRule="auto"/>
        <w:jc w:val="both"/>
        <w:rPr>
          <w:bCs/>
          <w:color w:val="000000" w:themeColor="text1"/>
        </w:rPr>
      </w:pPr>
      <w:r>
        <w:rPr>
          <w:bCs/>
          <w:color w:val="000000" w:themeColor="text1"/>
        </w:rPr>
        <w:t xml:space="preserve">Thermodynamic analysis of time-varying metabolomic data showed </w:t>
      </w:r>
      <w:r w:rsidRPr="00205F70">
        <w:rPr>
          <w:bCs/>
          <w:color w:val="000000" w:themeColor="text1"/>
        </w:rPr>
        <w:t xml:space="preserve">bottlenecks distributed across five reactions </w:t>
      </w:r>
      <w:r w:rsidR="00F21D6F" w:rsidRPr="009A5809">
        <w:rPr>
          <w:bCs/>
          <w:color w:val="000000" w:themeColor="text1"/>
        </w:rPr>
        <w:t>(</w:t>
      </w:r>
      <w:r w:rsidR="00F21D6F" w:rsidRPr="00CF4292">
        <w:rPr>
          <w:bCs/>
          <w:color w:val="000000" w:themeColor="text1"/>
        </w:rPr>
        <w:t>phosphofructokinase</w:t>
      </w:r>
      <w:r w:rsidR="00F21D6F" w:rsidRPr="009A5809">
        <w:rPr>
          <w:bCs/>
          <w:color w:val="000000" w:themeColor="text1"/>
        </w:rPr>
        <w:t xml:space="preserve"> </w:t>
      </w:r>
      <w:r w:rsidR="00F21D6F">
        <w:rPr>
          <w:bCs/>
          <w:color w:val="000000" w:themeColor="text1"/>
        </w:rPr>
        <w:t>(</w:t>
      </w:r>
      <w:r w:rsidR="00F21D6F" w:rsidRPr="009A5809">
        <w:rPr>
          <w:bCs/>
          <w:color w:val="000000" w:themeColor="text1"/>
        </w:rPr>
        <w:t>PFK</w:t>
      </w:r>
      <w:r w:rsidR="00F21D6F">
        <w:rPr>
          <w:bCs/>
          <w:color w:val="000000" w:themeColor="text1"/>
        </w:rPr>
        <w:t>)</w:t>
      </w:r>
      <w:r w:rsidR="00F21D6F"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F21D6F" w:rsidRPr="009A5809">
        <w:rPr>
          <w:bCs/>
          <w:color w:val="000000" w:themeColor="text1"/>
        </w:rPr>
        <w:t>FBA</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glyceraldehyde-3-phosphate dehydrogenase </w:t>
      </w:r>
      <w:r w:rsidR="00F21D6F">
        <w:rPr>
          <w:bCs/>
          <w:color w:val="000000" w:themeColor="text1"/>
        </w:rPr>
        <w:t>(</w:t>
      </w:r>
      <w:r w:rsidR="00F21D6F" w:rsidRPr="009A5809">
        <w:rPr>
          <w:bCs/>
          <w:color w:val="000000" w:themeColor="text1"/>
        </w:rPr>
        <w:t>GAPDH</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aldehyde dehydrogenase </w:t>
      </w:r>
      <w:r w:rsidR="00F21D6F">
        <w:rPr>
          <w:bCs/>
          <w:color w:val="000000" w:themeColor="text1"/>
        </w:rPr>
        <w:t>(</w:t>
      </w:r>
      <w:r w:rsidR="00F21D6F" w:rsidRPr="009A5809">
        <w:rPr>
          <w:bCs/>
          <w:color w:val="000000" w:themeColor="text1"/>
        </w:rPr>
        <w:t>ALDH</w:t>
      </w:r>
      <w:r w:rsidR="00F21D6F">
        <w:rPr>
          <w:bCs/>
          <w:color w:val="000000" w:themeColor="text1"/>
        </w:rPr>
        <w:t>)</w:t>
      </w:r>
      <w:r w:rsidR="00F21D6F" w:rsidRPr="009A5809">
        <w:rPr>
          <w:bCs/>
          <w:color w:val="000000" w:themeColor="text1"/>
        </w:rPr>
        <w:t xml:space="preserve"> and </w:t>
      </w:r>
      <w:r w:rsidR="00F21D6F" w:rsidRPr="00CF4292">
        <w:rPr>
          <w:bCs/>
          <w:color w:val="000000" w:themeColor="text1"/>
        </w:rPr>
        <w:t xml:space="preserve">alcohol dehydrogenase </w:t>
      </w:r>
      <w:r w:rsidR="00F21D6F">
        <w:rPr>
          <w:bCs/>
          <w:color w:val="000000" w:themeColor="text1"/>
        </w:rPr>
        <w:t>(</w:t>
      </w:r>
      <w:r w:rsidR="00F21D6F" w:rsidRPr="009A5809">
        <w:rPr>
          <w:bCs/>
          <w:color w:val="000000" w:themeColor="text1"/>
        </w:rPr>
        <w:t>ADH</w:t>
      </w:r>
      <w:r w:rsidR="00F21D6F">
        <w:rPr>
          <w:bCs/>
          <w:color w:val="000000" w:themeColor="text1"/>
        </w:rPr>
        <w:t>)</w:t>
      </w:r>
      <w:r w:rsidR="00F21D6F" w:rsidRPr="009A5809">
        <w:rPr>
          <w:bCs/>
          <w:color w:val="000000" w:themeColor="text1"/>
        </w:rPr>
        <w:t>)</w:t>
      </w:r>
      <w:r w:rsidRPr="00205F70">
        <w:rPr>
          <w:bCs/>
          <w:color w:val="000000" w:themeColor="text1"/>
        </w:rPr>
        <w:t xml:space="preserve"> under high external ethanol concentrations</w:t>
      </w:r>
      <w:r>
        <w:rPr>
          <w:bCs/>
          <w:color w:val="000000" w:themeColor="text1"/>
        </w:rPr>
        <w:t>.</w:t>
      </w:r>
    </w:p>
    <w:p w14:paraId="202101D3" w14:textId="2334228D" w:rsidR="00205F70" w:rsidRPr="00205F70" w:rsidRDefault="00205F70" w:rsidP="00205F70">
      <w:pPr>
        <w:pStyle w:val="ListParagraph"/>
        <w:numPr>
          <w:ilvl w:val="0"/>
          <w:numId w:val="11"/>
        </w:numPr>
        <w:spacing w:line="480" w:lineRule="auto"/>
        <w:jc w:val="both"/>
        <w:rPr>
          <w:bCs/>
          <w:i/>
          <w:color w:val="000000" w:themeColor="text1"/>
        </w:rPr>
      </w:pPr>
      <w:r>
        <w:rPr>
          <w:color w:val="000000" w:themeColor="text1"/>
        </w:rPr>
        <w:t xml:space="preserve">Pyruvate phosphate dikinase reaction is </w:t>
      </w:r>
      <w:del w:id="0" w:author="Satyakam Dash" w:date="2019-05-02T09:40:00Z">
        <w:r w:rsidR="00614724" w:rsidRPr="003B4B79" w:rsidDel="003B4B79">
          <w:rPr>
            <w:color w:val="FF0000"/>
          </w:rPr>
          <w:delText>more</w:delText>
        </w:r>
        <w:r w:rsidR="00614724" w:rsidRPr="003B4B79" w:rsidDel="003B4B79">
          <w:rPr>
            <w:color w:val="FF0000"/>
            <w:rPrChange w:id="1" w:author="Satyakam Dash" w:date="2019-05-02T09:40:00Z">
              <w:rPr>
                <w:color w:val="000000" w:themeColor="text1"/>
              </w:rPr>
            </w:rPrChange>
          </w:rPr>
          <w:delText xml:space="preserve"> </w:delText>
        </w:r>
      </w:del>
      <w:ins w:id="2" w:author="Satyakam Dash" w:date="2019-05-02T09:40:00Z">
        <w:r w:rsidR="003B4B79" w:rsidRPr="003B4B79">
          <w:rPr>
            <w:color w:val="FF0000"/>
          </w:rPr>
          <w:t>more</w:t>
        </w:r>
        <w:r w:rsidR="003B4B79">
          <w:rPr>
            <w:color w:val="000000" w:themeColor="text1"/>
          </w:rPr>
          <w:t xml:space="preserve"> </w:t>
        </w:r>
      </w:ins>
      <w:r w:rsidRPr="00614724">
        <w:rPr>
          <w:rFonts w:ascii="Times New Roman" w:hAnsi="Times New Roman" w:cs="Times New Roman"/>
          <w:color w:val="000000" w:themeColor="text1"/>
        </w:rPr>
        <w:t>thermodynamically</w:t>
      </w:r>
      <w:r>
        <w:rPr>
          <w:color w:val="000000" w:themeColor="text1"/>
        </w:rPr>
        <w:t xml:space="preserve"> favorable than malate shunt in </w:t>
      </w:r>
      <w:r w:rsidRPr="00205F70">
        <w:rPr>
          <w:i/>
          <w:color w:val="000000" w:themeColor="text1"/>
        </w:rPr>
        <w:t>C. thermocellum</w:t>
      </w:r>
      <w:r>
        <w:rPr>
          <w:i/>
          <w:color w:val="000000" w:themeColor="text1"/>
        </w:rPr>
        <w:t>.</w:t>
      </w:r>
      <w:r w:rsidRPr="00205F70">
        <w:rPr>
          <w:i/>
          <w:color w:val="000000" w:themeColor="text1"/>
        </w:rPr>
        <w:t xml:space="preserve"> </w:t>
      </w:r>
    </w:p>
    <w:p w14:paraId="2D4FB799" w14:textId="77777777" w:rsidR="00205F70" w:rsidRPr="00205F70"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NADPH-dependent</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glyceraldehyde-3-phosphate dehydrogenase </w:t>
      </w:r>
      <w:r>
        <w:rPr>
          <w:rFonts w:ascii="Times New Roman" w:hAnsi="Times New Roman" w:cs="Times New Roman"/>
          <w:bCs/>
          <w:color w:val="000000" w:themeColor="text1"/>
        </w:rPr>
        <w:t>can provide larger thermodynamic driving force at the cost of ATP generation.</w:t>
      </w:r>
    </w:p>
    <w:p w14:paraId="41E97C50" w14:textId="77777777" w:rsidR="00867C7C" w:rsidRPr="00867C7C"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The combination of ATP linked phosphofructokinase (PFK-ATP) and NADPH linked alcohol dehydrogenase (ADH-NADPH) with NADPH linked aldehyde dehydrogenase (ALDH-NADPH) or</w:t>
      </w:r>
      <w:r w:rsidRPr="002E7165">
        <w:rPr>
          <w:rFonts w:ascii="Times New Roman" w:hAnsi="Times New Roman" w:cs="Times New Roman"/>
          <w:color w:val="000000" w:themeColor="text1"/>
        </w:rPr>
        <w:t xml:space="preserve"> </w:t>
      </w:r>
      <w:r w:rsidRPr="002E7165">
        <w:rPr>
          <w:rFonts w:ascii="Times New Roman" w:hAnsi="Times New Roman" w:cs="Times New Roman"/>
          <w:bCs/>
          <w:color w:val="000000" w:themeColor="text1"/>
        </w:rPr>
        <w:t xml:space="preserve">ferredoxin: NADP+ oxidoreductase (NADPH-FNOR) </w:t>
      </w:r>
      <w:r>
        <w:rPr>
          <w:rFonts w:ascii="Times New Roman" w:hAnsi="Times New Roman" w:cs="Times New Roman"/>
          <w:bCs/>
          <w:color w:val="000000" w:themeColor="text1"/>
        </w:rPr>
        <w:t>qualify</w:t>
      </w:r>
      <w:r w:rsidRPr="002E7165">
        <w:rPr>
          <w:rFonts w:ascii="Times New Roman" w:hAnsi="Times New Roman" w:cs="Times New Roman"/>
          <w:bCs/>
          <w:color w:val="000000" w:themeColor="text1"/>
        </w:rPr>
        <w:t xml:space="preserve"> as the best intervention strategy for ethanol production </w:t>
      </w:r>
      <w:r>
        <w:rPr>
          <w:rFonts w:ascii="Times New Roman" w:hAnsi="Times New Roman" w:cs="Times New Roman"/>
          <w:bCs/>
          <w:color w:val="000000" w:themeColor="text1"/>
        </w:rPr>
        <w:t xml:space="preserve">in </w:t>
      </w:r>
      <w:r w:rsidRPr="00205F70">
        <w:rPr>
          <w:rFonts w:ascii="Times New Roman" w:hAnsi="Times New Roman" w:cs="Times New Roman"/>
          <w:bCs/>
          <w:i/>
          <w:color w:val="000000" w:themeColor="text1"/>
        </w:rPr>
        <w:t>C. thermocellum</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with a </w:t>
      </w:r>
      <w:r>
        <w:rPr>
          <w:rFonts w:ascii="Times New Roman" w:hAnsi="Times New Roman" w:cs="Times New Roman"/>
          <w:bCs/>
          <w:color w:val="000000" w:themeColor="text1"/>
        </w:rPr>
        <w:t>high driving force as well as ATP generation.</w:t>
      </w:r>
    </w:p>
    <w:p w14:paraId="58CD6C64" w14:textId="60DDCC8A" w:rsidR="00867C7C" w:rsidRPr="00867C7C" w:rsidRDefault="00867C7C" w:rsidP="00867C7C">
      <w:pPr>
        <w:spacing w:line="480" w:lineRule="auto"/>
        <w:ind w:left="360"/>
        <w:jc w:val="both"/>
        <w:outlineLvl w:val="0"/>
        <w:rPr>
          <w:b/>
          <w:color w:val="000000" w:themeColor="text1"/>
        </w:rPr>
      </w:pPr>
      <w:r w:rsidRPr="00867C7C">
        <w:rPr>
          <w:b/>
          <w:color w:val="000000" w:themeColor="text1"/>
        </w:rPr>
        <w:t>Keywords:</w:t>
      </w:r>
      <w:r>
        <w:rPr>
          <w:b/>
          <w:color w:val="000000" w:themeColor="text1"/>
        </w:rPr>
        <w:t xml:space="preserve"> </w:t>
      </w:r>
      <w:r w:rsidRPr="00867C7C">
        <w:rPr>
          <w:color w:val="000000" w:themeColor="text1"/>
        </w:rPr>
        <w:t>Thermodynamic analysis;</w:t>
      </w:r>
      <w:r>
        <w:rPr>
          <w:b/>
          <w:color w:val="000000" w:themeColor="text1"/>
        </w:rPr>
        <w:t xml:space="preserve"> </w:t>
      </w:r>
      <w:r w:rsidRPr="00867C7C">
        <w:rPr>
          <w:i/>
          <w:color w:val="000000" w:themeColor="text1"/>
        </w:rPr>
        <w:t>Clostridium thermocellum</w:t>
      </w:r>
      <w:r>
        <w:rPr>
          <w:color w:val="000000" w:themeColor="text1"/>
        </w:rPr>
        <w:t>; ethanol inhibition; elementary flux modes; genetic interventions</w:t>
      </w:r>
    </w:p>
    <w:p w14:paraId="6643280B" w14:textId="3552CEAC" w:rsidR="004D4D01" w:rsidRPr="00205F70" w:rsidRDefault="004D4D01" w:rsidP="00205F70">
      <w:pPr>
        <w:pStyle w:val="ListParagraph"/>
        <w:numPr>
          <w:ilvl w:val="0"/>
          <w:numId w:val="11"/>
        </w:numPr>
        <w:spacing w:line="480" w:lineRule="auto"/>
        <w:jc w:val="both"/>
        <w:rPr>
          <w:bCs/>
          <w:i/>
          <w:color w:val="000000" w:themeColor="text1"/>
        </w:rPr>
      </w:pPr>
      <w:r w:rsidRPr="00205F70">
        <w:rPr>
          <w:i/>
          <w:color w:val="000000" w:themeColor="text1"/>
        </w:rPr>
        <w:br w:type="page"/>
      </w:r>
    </w:p>
    <w:p w14:paraId="3964286E" w14:textId="489BC236" w:rsidR="00666BF9" w:rsidRPr="002E7165" w:rsidRDefault="009A1847" w:rsidP="00A113DD">
      <w:pPr>
        <w:pStyle w:val="Heading1"/>
        <w:numPr>
          <w:ilvl w:val="0"/>
          <w:numId w:val="18"/>
        </w:numPr>
      </w:pPr>
      <w:r w:rsidRPr="002E7165">
        <w:lastRenderedPageBreak/>
        <w:t>Introduction</w:t>
      </w:r>
    </w:p>
    <w:p w14:paraId="757B51FC" w14:textId="02AFA4BA"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w:t>
      </w:r>
      <w:r w:rsidR="00D05FE6">
        <w:rPr>
          <w:bCs/>
          <w:color w:val="000000" w:themeColor="text1"/>
        </w:rPr>
        <w:t xml:space="preserve">in </w:t>
      </w:r>
      <w:r w:rsidR="008D4DF7" w:rsidRPr="00CF4292">
        <w:rPr>
          <w:bCs/>
          <w:color w:val="000000" w:themeColor="text1"/>
        </w:rPr>
        <w:t>native</w:t>
      </w:r>
      <w:r w:rsidR="00C219C8" w:rsidRPr="00CF4292">
        <w:rPr>
          <w:bCs/>
          <w:color w:val="000000" w:themeColor="text1"/>
        </w:rPr>
        <w:t xml:space="preserve"> </w:t>
      </w:r>
      <w:r w:rsidR="00C76727" w:rsidRPr="00CF4292">
        <w:rPr>
          <w:bCs/>
          <w:i/>
          <w:color w:val="000000" w:themeColor="text1"/>
        </w:rPr>
        <w:t>C. thermocellum</w:t>
      </w:r>
      <w:r w:rsidR="00D05FE6">
        <w:rPr>
          <w:bCs/>
          <w:i/>
          <w:color w:val="000000" w:themeColor="text1"/>
        </w:rPr>
        <w:t>,</w:t>
      </w:r>
      <w:r w:rsidR="00B171FD" w:rsidRPr="00CF4292">
        <w:rPr>
          <w:bCs/>
          <w:i/>
          <w:color w:val="000000" w:themeColor="text1"/>
        </w:rPr>
        <w:t xml:space="preserve">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 xml:space="preserve">lower than </w:t>
      </w:r>
      <w:r w:rsidR="00D05FE6">
        <w:rPr>
          <w:bCs/>
          <w:color w:val="000000" w:themeColor="text1"/>
        </w:rPr>
        <w:t>the organism’s</w:t>
      </w:r>
      <w:r w:rsidR="00D05FE6" w:rsidRPr="00CF4292">
        <w:rPr>
          <w:bCs/>
          <w:color w:val="000000" w:themeColor="text1"/>
        </w:rPr>
        <w:t xml:space="preserve"> </w:t>
      </w:r>
      <w:r w:rsidR="00B171FD" w:rsidRPr="00CF4292">
        <w:rPr>
          <w:bCs/>
          <w:color w:val="000000" w:themeColor="text1"/>
        </w:rPr>
        <w:t xml:space="preserve">tolerance limit </w:t>
      </w:r>
      <w:r w:rsidR="00D05FE6">
        <w:rPr>
          <w:bCs/>
          <w:color w:val="000000" w:themeColor="text1"/>
        </w:rPr>
        <w:t>(</w:t>
      </w:r>
      <w:r w:rsidR="00B171FD" w:rsidRPr="00CF4292">
        <w:rPr>
          <w:bCs/>
          <w:color w:val="000000" w:themeColor="text1"/>
        </w:rPr>
        <w:t>referred to as “titer gap”</w:t>
      </w:r>
      <w:r w:rsidR="00D05FE6">
        <w:rPr>
          <w:bCs/>
          <w:color w:val="000000" w:themeColor="text1"/>
        </w:rPr>
        <w:t>)</w:t>
      </w:r>
      <w:r w:rsidR="002C3E70" w:rsidRPr="00CF4292">
        <w:rPr>
          <w:bCs/>
          <w:color w:val="000000" w:themeColor="text1"/>
        </w:rPr>
        <w:t xml:space="preserve"> preventing its wide-spread industrial adoption</w:t>
      </w:r>
      <w:r w:rsidR="00D05FE6">
        <w:rPr>
          <w:bCs/>
          <w:color w:val="000000" w:themeColor="text1"/>
        </w:rPr>
        <w:t xml:space="preserve"> </w:t>
      </w:r>
      <w:r w:rsidR="00D05FE6" w:rsidRPr="00CF4292">
        <w:rPr>
          <w:bCs/>
          <w:color w:val="000000" w:themeColor="text1"/>
        </w:rPr>
        <w:fldChar w:fldCharType="begin"/>
      </w:r>
      <w:r w:rsidR="00D05FE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D05FE6" w:rsidRPr="00CF4292">
        <w:rPr>
          <w:bCs/>
          <w:color w:val="000000" w:themeColor="text1"/>
        </w:rPr>
        <w:fldChar w:fldCharType="separate"/>
      </w:r>
      <w:r w:rsidR="00D05FE6">
        <w:rPr>
          <w:bCs/>
          <w:noProof/>
          <w:color w:val="000000" w:themeColor="text1"/>
        </w:rPr>
        <w:t>(Olson et al., 2012)</w:t>
      </w:r>
      <w:r w:rsidR="00D05FE6" w:rsidRPr="00CF4292">
        <w:rPr>
          <w:bCs/>
          <w:color w:val="000000" w:themeColor="text1"/>
        </w:rPr>
        <w:fldChar w:fldCharType="end"/>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3C0A264B"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lastRenderedPageBreak/>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ins w:id="3" w:author="Satyakam Dash" w:date="2019-05-02T13:15:00Z">
        <w:r w:rsidR="006B615C">
          <w:rPr>
            <w:rStyle w:val="Emphasis"/>
            <w:rFonts w:ascii="Times New Roman" w:hAnsi="Times New Roman" w:cs="Times New Roman"/>
            <w:i w:val="0"/>
            <w:color w:val="000000" w:themeColor="text1"/>
          </w:rPr>
          <w:t xml:space="preserve"> </w:t>
        </w:r>
      </w:ins>
      <w:ins w:id="4" w:author="Satyakam Dash" w:date="2019-05-02T13:16:00Z">
        <w:r w:rsidR="006B615C">
          <w:rPr>
            <w:rStyle w:val="Emphasis"/>
            <w:rFonts w:ascii="Times New Roman" w:hAnsi="Times New Roman" w:cs="Times New Roman"/>
            <w:i w:val="0"/>
            <w:color w:val="000000" w:themeColor="text1"/>
          </w:rPr>
          <w:t xml:space="preserve">Thermodynamic analysis of multiple pathways can be explored seamlessly using the </w:t>
        </w:r>
      </w:ins>
      <w:ins w:id="5" w:author="Satyakam Dash" w:date="2019-05-02T13:12:00Z">
        <w:r w:rsidR="00B33CE6" w:rsidRPr="00CF4292">
          <w:rPr>
            <w:bCs/>
            <w:color w:val="000000" w:themeColor="text1"/>
          </w:rPr>
          <w:t xml:space="preserve">concept of elementary flux modes (EFMs) </w:t>
        </w:r>
      </w:ins>
      <w:ins w:id="6" w:author="Satyakam Dash" w:date="2019-05-15T18:41:00Z">
        <w:r w:rsidR="00DB5587">
          <w:rPr>
            <w:bCs/>
            <w:color w:val="000000" w:themeColor="text1"/>
          </w:rPr>
          <w:t xml:space="preserve">which can be </w:t>
        </w:r>
      </w:ins>
      <w:ins w:id="7" w:author="Satyakam Dash" w:date="2019-05-02T13:12:00Z">
        <w:r w:rsidR="00B33CE6" w:rsidRPr="00CF4292">
          <w:rPr>
            <w:bCs/>
            <w:color w:val="000000" w:themeColor="text1"/>
          </w:rPr>
          <w:t xml:space="preserve">defined as a redox and energy balanced </w:t>
        </w:r>
        <w:r w:rsidR="00B33CE6">
          <w:rPr>
            <w:bCs/>
            <w:color w:val="000000" w:themeColor="text1"/>
          </w:rPr>
          <w:fldChar w:fldCharType="begin"/>
        </w:r>
        <w:r w:rsidR="00B33CE6">
          <w:rPr>
            <w:bCs/>
            <w:color w:val="000000" w:themeColor="text1"/>
          </w:rPr>
          <w:instrText xml:space="preserve"> ADDIN EN.CITE &lt;EndNote&gt;&lt;Cite&gt;&lt;Author&gt;Wlaschin&lt;/Author&gt;&lt;Year&gt;2006&lt;/Year&gt;&lt;RecNum&gt;601&lt;/RecNum&gt;&lt;DisplayText&gt;(Wlaschin et al., 2006)&lt;/DisplayText&gt;&lt;record&gt;&lt;rec-number&gt;601&lt;/rec-number&gt;&lt;foreign-keys&gt;&lt;key app="EN" db-id="rde2ee5zc0dwsbez5pg5s2ztd5fdfsdpvexd" timestamp="1556117064"&gt;601&lt;/key&gt;&lt;/foreign-keys&gt;&lt;ref-type name="Journal Article"&gt;17&lt;/ref-type&gt;&lt;contributors&gt;&lt;authors&gt;&lt;author&gt;Wlaschin, A. P.&lt;/author&gt;&lt;author&gt;Trinh, C. T.&lt;/author&gt;&lt;author&gt;Carlson, R.&lt;/author&gt;&lt;author&gt;Srienc, F.&lt;/author&gt;&lt;/authors&gt;&lt;/contributors&gt;&lt;auth-address&gt;240 Gortner Laboratory, Department of Chemical Engineering and Materials Science, and BioTechnology Institute, University of Minnesota, 1479 Gortner Avenue, St. Paul, MN 55455/55108, USA.&lt;/auth-address&gt;&lt;titles&gt;&lt;title&gt;The fractional contributions of elementary modes to the metabolism of Escherichia coli and their estimation from reaction entropies&lt;/title&gt;&lt;secondary-title&gt;Metab Eng&lt;/secondary-title&gt;&lt;/titles&gt;&lt;periodical&gt;&lt;full-title&gt;Metabolic engineering&lt;/full-title&gt;&lt;abbr-1&gt;Metab Eng&lt;/abbr-1&gt;&lt;/periodical&gt;&lt;pages&gt;338-52&lt;/pages&gt;&lt;volume&gt;8&lt;/volume&gt;&lt;number&gt;4&lt;/number&gt;&lt;keywords&gt;&lt;keyword&gt;Anaerobiosis/physiology&lt;/keyword&gt;&lt;keyword&gt;Bioreactors/*microbiology&lt;/keyword&gt;&lt;keyword&gt;Computer Simulation&lt;/keyword&gt;&lt;keyword&gt;Energy Metabolism/*physiology&lt;/keyword&gt;&lt;keyword&gt;Entropy&lt;/keyword&gt;&lt;keyword&gt;Escherichia coli/*metabolism&lt;/keyword&gt;&lt;keyword&gt;Escherichia coli Proteins/*metabolism&lt;/keyword&gt;&lt;keyword&gt;Hydroxybutyrates/*metabolism&lt;/keyword&gt;&lt;keyword&gt;Metabolic Clearance Rate&lt;/keyword&gt;&lt;keyword&gt;*Models, Biological&lt;/keyword&gt;&lt;keyword&gt;Polyesters/*metabolism&lt;/keyword&gt;&lt;keyword&gt;Signal Transduction/physiology&lt;/keyword&gt;&lt;/keywords&gt;&lt;dates&gt;&lt;year&gt;2006&lt;/year&gt;&lt;pub-dates&gt;&lt;date&gt;Jul&lt;/date&gt;&lt;/pub-dates&gt;&lt;/dates&gt;&lt;isbn&gt;1096-7176 (Print)&amp;#xD;1096-7176 (Linking)&lt;/isbn&gt;&lt;accession-num&gt;16581276&lt;/accession-num&gt;&lt;urls&gt;&lt;related-urls&gt;&lt;url&gt;https://www.ncbi.nlm.nih.gov/pubmed/16581276&lt;/url&gt;&lt;/related-urls&gt;&lt;/urls&gt;&lt;electronic-resource-num&gt;10.1016/j.ymben.2006.01.007&lt;/electronic-resource-num&gt;&lt;/record&gt;&lt;/Cite&gt;&lt;/EndNote&gt;</w:instrText>
        </w:r>
        <w:r w:rsidR="00B33CE6">
          <w:rPr>
            <w:bCs/>
            <w:color w:val="000000" w:themeColor="text1"/>
          </w:rPr>
          <w:fldChar w:fldCharType="separate"/>
        </w:r>
        <w:r w:rsidR="00B33CE6">
          <w:rPr>
            <w:bCs/>
            <w:noProof/>
            <w:color w:val="000000" w:themeColor="text1"/>
          </w:rPr>
          <w:t>(Wlaschin et al., 2006)</w:t>
        </w:r>
        <w:r w:rsidR="00B33CE6">
          <w:rPr>
            <w:bCs/>
            <w:color w:val="000000" w:themeColor="text1"/>
          </w:rPr>
          <w:fldChar w:fldCharType="end"/>
        </w:r>
        <w:r w:rsidR="00B33CE6">
          <w:rPr>
            <w:bCs/>
            <w:color w:val="000000" w:themeColor="text1"/>
          </w:rPr>
          <w:t xml:space="preserve"> </w:t>
        </w:r>
        <w:r w:rsidR="00B33CE6" w:rsidRPr="00CF4292">
          <w:rPr>
            <w:bCs/>
            <w:color w:val="000000" w:themeColor="text1"/>
          </w:rPr>
          <w:t>minimal set of reactions that under steady-state conditions allows for the generation of a set of products fr</w:t>
        </w:r>
        <w:r w:rsidR="00B33CE6">
          <w:rPr>
            <w:bCs/>
            <w:color w:val="000000" w:themeColor="text1"/>
          </w:rPr>
          <w:t xml:space="preserve">om a given set of reactants </w:t>
        </w:r>
        <w:r w:rsidR="00B33CE6">
          <w:rPr>
            <w:bCs/>
            <w:color w:val="000000" w:themeColor="text1"/>
          </w:rPr>
          <w:fldChar w:fldCharType="begin"/>
        </w:r>
        <w:r w:rsidR="00B33CE6">
          <w:rPr>
            <w:bCs/>
            <w:color w:val="000000" w:themeColor="text1"/>
          </w:rPr>
          <w:instrText xml:space="preserve"> ADDIN EN.CITE &lt;EndNote&gt;&lt;Cite&gt;&lt;Author&gt;Trinh&lt;/Author&gt;&lt;Year&gt;2009&lt;/Year&gt;&lt;RecNum&gt;600&lt;/RecNum&gt;&lt;DisplayText&gt;(Trinh et al., 2009)&lt;/DisplayText&gt;&lt;record&gt;&lt;rec-number&gt;600&lt;/rec-number&gt;&lt;foreign-keys&gt;&lt;key app="EN" db-id="rde2ee5zc0dwsbez5pg5s2ztd5fdfsdpvexd" timestamp="1556116857"&gt;600&lt;/key&gt;&lt;/foreign-keys&gt;&lt;ref-type name="Journal Article"&gt;17&lt;/ref-type&gt;&lt;contributors&gt;&lt;authors&gt;&lt;author&gt;Trinh, C. T.&lt;/author&gt;&lt;author&gt;Wlaschin, A.&lt;/author&gt;&lt;author&gt;Srienc, F.&lt;/author&gt;&lt;/authors&gt;&lt;/contributors&gt;&lt;auth-address&gt;Department of Chemical Engineering and Materials Science, University of Minnesota, 151 Amundson Hall, 421 Washington Ave SE, Minneapolis, MN 55455, USA.&lt;/auth-address&gt;&lt;titles&gt;&lt;title&gt;Elementary mode analysis: a useful metabolic pathway analysis tool for characterizing cellular metabolism&lt;/title&gt;&lt;secondary-title&gt;Appl Microbiol Biotechnol&lt;/secondary-title&gt;&lt;/titles&gt;&lt;periodical&gt;&lt;full-title&gt;Appl Microbiol Biotechnol&lt;/full-title&gt;&lt;/periodical&gt;&lt;pages&gt;813-26&lt;/pages&gt;&lt;volume&gt;81&lt;/volume&gt;&lt;number&gt;5&lt;/number&gt;&lt;keywords&gt;&lt;keyword&gt;*Biochemical Phenomena&lt;/keyword&gt;&lt;keyword&gt;Biotechnology/*methods&lt;/keyword&gt;&lt;keyword&gt;*Cell Physiological Phenomena&lt;/keyword&gt;&lt;keyword&gt;Computational Biology&lt;/keyword&gt;&lt;keyword&gt;*Metabolic Networks and Pathways&lt;/keyword&gt;&lt;/keywords&gt;&lt;dates&gt;&lt;year&gt;2009&lt;/year&gt;&lt;pub-dates&gt;&lt;date&gt;Jan&lt;/date&gt;&lt;/pub-dates&gt;&lt;/dates&gt;&lt;isbn&gt;1432-0614 (Electronic)&amp;#xD;0175-7598 (Linking)&lt;/isbn&gt;&lt;accession-num&gt;19015845&lt;/accession-num&gt;&lt;urls&gt;&lt;related-urls&gt;&lt;url&gt;https://www.ncbi.nlm.nih.gov/pubmed/19015845&lt;/url&gt;&lt;/related-urls&gt;&lt;/urls&gt;&lt;custom2&gt;PMC2909134&lt;/custom2&gt;&lt;electronic-resource-num&gt;10.1007/s00253-008-1770-1&lt;/electronic-resource-num&gt;&lt;/record&gt;&lt;/Cite&gt;&lt;/EndNote&gt;</w:instrText>
        </w:r>
        <w:r w:rsidR="00B33CE6">
          <w:rPr>
            <w:bCs/>
            <w:color w:val="000000" w:themeColor="text1"/>
          </w:rPr>
          <w:fldChar w:fldCharType="separate"/>
        </w:r>
        <w:r w:rsidR="00B33CE6">
          <w:rPr>
            <w:bCs/>
            <w:noProof/>
            <w:color w:val="000000" w:themeColor="text1"/>
          </w:rPr>
          <w:t>(Trinh et al., 2009)</w:t>
        </w:r>
        <w:r w:rsidR="00B33CE6">
          <w:rPr>
            <w:bCs/>
            <w:color w:val="000000" w:themeColor="text1"/>
          </w:rPr>
          <w:fldChar w:fldCharType="end"/>
        </w:r>
        <w:r w:rsidR="00B33CE6" w:rsidRPr="00CF4292">
          <w:rPr>
            <w:bCs/>
            <w:color w:val="000000" w:themeColor="text1"/>
          </w:rPr>
          <w:t>.</w:t>
        </w:r>
      </w:ins>
      <w:ins w:id="8" w:author="Satyakam Dash" w:date="2019-05-02T13:17:00Z">
        <w:r w:rsidR="006B615C">
          <w:rPr>
            <w:bCs/>
            <w:color w:val="000000" w:themeColor="text1"/>
          </w:rPr>
          <w:t xml:space="preserve"> EFMs have </w:t>
        </w:r>
      </w:ins>
      <w:ins w:id="9" w:author="Satyakam Dash" w:date="2019-05-02T13:21:00Z">
        <w:r w:rsidR="006B615C">
          <w:rPr>
            <w:bCs/>
            <w:color w:val="000000" w:themeColor="text1"/>
          </w:rPr>
          <w:t xml:space="preserve">also </w:t>
        </w:r>
      </w:ins>
      <w:ins w:id="10" w:author="Satyakam Dash" w:date="2019-05-02T13:17:00Z">
        <w:r w:rsidR="006B615C">
          <w:rPr>
            <w:bCs/>
            <w:color w:val="000000" w:themeColor="text1"/>
          </w:rPr>
          <w:t xml:space="preserve">found numerous application in metabolic engineering </w:t>
        </w:r>
      </w:ins>
      <w:ins w:id="11" w:author="Satyakam Dash" w:date="2019-05-02T13:20:00Z">
        <w:r w:rsidR="006B615C">
          <w:rPr>
            <w:bCs/>
            <w:color w:val="000000" w:themeColor="text1"/>
          </w:rPr>
          <w:t>such as identifying genetic interventions</w:t>
        </w:r>
      </w:ins>
      <w:ins w:id="12" w:author="Satyakam Dash" w:date="2019-05-02T13:22:00Z">
        <w:r w:rsidR="006B615C">
          <w:rPr>
            <w:bCs/>
            <w:color w:val="000000" w:themeColor="text1"/>
          </w:rPr>
          <w:t xml:space="preserve"> </w:t>
        </w:r>
      </w:ins>
      <w:r w:rsidR="006B615C">
        <w:rPr>
          <w:bCs/>
          <w:color w:val="000000" w:themeColor="text1"/>
        </w:rPr>
        <w:fldChar w:fldCharType="begin">
          <w:fldData xml:space="preserve">PEVuZE5vdGU+PENpdGU+PEF1dGhvcj5UaG9tcHNvbjwvQXV0aG9yPjxZZWFyPjIwMTU8L1llYXI+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</w:fldData>
        </w:fldChar>
      </w:r>
      <w:r w:rsidR="006B615C">
        <w:rPr>
          <w:bCs/>
          <w:color w:val="000000" w:themeColor="text1"/>
        </w:rPr>
        <w:instrText xml:space="preserve"> ADDIN EN.CITE </w:instrText>
      </w:r>
      <w:r w:rsidR="006B615C">
        <w:rPr>
          <w:bCs/>
          <w:color w:val="000000" w:themeColor="text1"/>
        </w:rPr>
        <w:fldChar w:fldCharType="begin">
          <w:fldData xml:space="preserve">PEVuZE5vdGU+PENpdGU+PEF1dGhvcj5UaG9tcHNvbjwvQXV0aG9yPjxZZWFyPjIwMTU8L1llYXI+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</w:fldData>
        </w:fldChar>
      </w:r>
      <w:r w:rsidR="006B615C">
        <w:rPr>
          <w:bCs/>
          <w:color w:val="000000" w:themeColor="text1"/>
        </w:rPr>
        <w:instrText xml:space="preserve"> ADDIN EN.CITE.DATA </w:instrText>
      </w:r>
      <w:r w:rsidR="006B615C">
        <w:rPr>
          <w:bCs/>
          <w:color w:val="000000" w:themeColor="text1"/>
        </w:rPr>
      </w:r>
      <w:r w:rsidR="006B615C">
        <w:rPr>
          <w:bCs/>
          <w:color w:val="000000" w:themeColor="text1"/>
        </w:rPr>
        <w:fldChar w:fldCharType="end"/>
      </w:r>
      <w:r w:rsidR="006B615C">
        <w:rPr>
          <w:bCs/>
          <w:color w:val="000000" w:themeColor="text1"/>
        </w:rPr>
      </w:r>
      <w:r w:rsidR="006B615C">
        <w:rPr>
          <w:bCs/>
          <w:color w:val="000000" w:themeColor="text1"/>
        </w:rPr>
        <w:fldChar w:fldCharType="separate"/>
      </w:r>
      <w:r w:rsidR="006B615C">
        <w:rPr>
          <w:bCs/>
          <w:noProof/>
          <w:color w:val="000000" w:themeColor="text1"/>
        </w:rPr>
        <w:t>(Thompson et al., 2015)</w:t>
      </w:r>
      <w:r w:rsidR="006B615C">
        <w:rPr>
          <w:bCs/>
          <w:color w:val="000000" w:themeColor="text1"/>
        </w:rPr>
        <w:fldChar w:fldCharType="end"/>
      </w:r>
      <w:ins w:id="13" w:author="Satyakam Dash" w:date="2019-05-02T13:20:00Z">
        <w:r w:rsidR="006B615C">
          <w:rPr>
            <w:bCs/>
            <w:color w:val="000000" w:themeColor="text1"/>
          </w:rPr>
          <w:t xml:space="preserve">, </w:t>
        </w:r>
      </w:ins>
      <w:ins w:id="14" w:author="Satyakam Dash" w:date="2019-05-02T13:21:00Z">
        <w:r w:rsidR="006B615C">
          <w:rPr>
            <w:bCs/>
            <w:color w:val="000000" w:themeColor="text1"/>
          </w:rPr>
          <w:t>and elucidating pathway costs which lead to overflow metabolism</w:t>
        </w:r>
      </w:ins>
      <w:ins w:id="15" w:author="Satyakam Dash" w:date="2019-05-02T13:22:00Z">
        <w:r w:rsidR="006B615C">
          <w:rPr>
            <w:bCs/>
            <w:color w:val="000000" w:themeColor="text1"/>
          </w:rPr>
          <w:t xml:space="preserve"> </w:t>
        </w:r>
      </w:ins>
      <w:r w:rsidR="006B615C">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6B615C">
        <w:rPr>
          <w:bCs/>
          <w:color w:val="000000" w:themeColor="text1"/>
        </w:rPr>
        <w:instrText xml:space="preserve"> ADDIN EN.CITE </w:instrText>
      </w:r>
      <w:r w:rsidR="006B615C">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6B615C">
        <w:rPr>
          <w:bCs/>
          <w:color w:val="000000" w:themeColor="text1"/>
        </w:rPr>
        <w:instrText xml:space="preserve"> ADDIN EN.CITE.DATA </w:instrText>
      </w:r>
      <w:r w:rsidR="006B615C">
        <w:rPr>
          <w:bCs/>
          <w:color w:val="000000" w:themeColor="text1"/>
        </w:rPr>
      </w:r>
      <w:r w:rsidR="006B615C">
        <w:rPr>
          <w:bCs/>
          <w:color w:val="000000" w:themeColor="text1"/>
        </w:rPr>
        <w:fldChar w:fldCharType="end"/>
      </w:r>
      <w:r w:rsidR="006B615C">
        <w:rPr>
          <w:bCs/>
          <w:color w:val="000000" w:themeColor="text1"/>
        </w:rPr>
      </w:r>
      <w:r w:rsidR="006B615C">
        <w:rPr>
          <w:bCs/>
          <w:color w:val="000000" w:themeColor="text1"/>
        </w:rPr>
        <w:fldChar w:fldCharType="separate"/>
      </w:r>
      <w:r w:rsidR="006B615C">
        <w:rPr>
          <w:bCs/>
          <w:noProof/>
          <w:color w:val="000000" w:themeColor="text1"/>
        </w:rPr>
        <w:t>(Noor et al., 2014)</w:t>
      </w:r>
      <w:r w:rsidR="006B615C">
        <w:rPr>
          <w:bCs/>
          <w:color w:val="000000" w:themeColor="text1"/>
        </w:rPr>
        <w:fldChar w:fldCharType="end"/>
      </w:r>
      <w:ins w:id="16" w:author="Satyakam Dash" w:date="2019-05-02T13:21:00Z">
        <w:r w:rsidR="006B615C">
          <w:rPr>
            <w:bCs/>
            <w:color w:val="000000" w:themeColor="text1"/>
          </w:rPr>
          <w:t>.</w:t>
        </w:r>
        <w:r w:rsidR="006B615C">
          <w:rPr>
            <w:rStyle w:val="Emphasis"/>
            <w:rFonts w:ascii="Times New Roman" w:hAnsi="Times New Roman" w:cs="Times New Roman"/>
            <w:i w:val="0"/>
            <w:color w:val="000000" w:themeColor="text1"/>
          </w:rPr>
          <w:t xml:space="preserve"> </w:t>
        </w:r>
      </w:ins>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w:t>
      </w:r>
      <w:ins w:id="17" w:author="Satyakam Dash" w:date="2019-05-15T18:42:00Z">
        <w:r w:rsidR="00AA0800">
          <w:rPr>
            <w:rStyle w:val="Emphasis"/>
            <w:rFonts w:ascii="Times New Roman" w:hAnsi="Times New Roman" w:cs="Times New Roman"/>
            <w:i w:val="0"/>
            <w:color w:val="000000" w:themeColor="text1"/>
          </w:rPr>
          <w:t xml:space="preserve">explore </w:t>
        </w:r>
      </w:ins>
      <w:r w:rsidR="00D85970" w:rsidRPr="00CF4292">
        <w:rPr>
          <w:rStyle w:val="Emphasis"/>
          <w:rFonts w:ascii="Times New Roman" w:hAnsi="Times New Roman" w:cs="Times New Roman"/>
          <w:i w:val="0"/>
          <w:color w:val="000000" w:themeColor="text1"/>
        </w:rPr>
        <w:t>genetic interventions</w:t>
      </w:r>
      <w:ins w:id="18" w:author="Satyakam Dash" w:date="2019-05-15T18:43:00Z">
        <w:r w:rsidR="00AA0800">
          <w:rPr>
            <w:rStyle w:val="Emphasis"/>
            <w:rFonts w:ascii="Times New Roman" w:hAnsi="Times New Roman" w:cs="Times New Roman"/>
            <w:i w:val="0"/>
            <w:color w:val="000000" w:themeColor="text1"/>
          </w:rPr>
          <w:t xml:space="preserve"> characterized by unique EFMs</w:t>
        </w:r>
      </w:ins>
      <w:r w:rsidR="00D85970" w:rsidRPr="00CF4292">
        <w:rPr>
          <w:rStyle w:val="Emphasis"/>
          <w:rFonts w:ascii="Times New Roman" w:hAnsi="Times New Roman" w:cs="Times New Roman"/>
          <w:i w:val="0"/>
          <w:color w:val="000000" w:themeColor="text1"/>
        </w:rPr>
        <w:t xml:space="preserve">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763DD9CD" w14:textId="4051CDB6" w:rsidR="00BF5461" w:rsidRPr="002811B1" w:rsidRDefault="00097971" w:rsidP="002811B1">
      <w:pPr>
        <w:pStyle w:val="Heading1"/>
        <w:numPr>
          <w:ilvl w:val="0"/>
          <w:numId w:val="13"/>
        </w:numPr>
      </w:pPr>
      <w:r w:rsidRPr="00CF4292">
        <w:rPr>
          <w:rFonts w:eastAsia="Noto Sans CJK SC Regular"/>
          <w:b w:val="0"/>
          <w:bCs/>
          <w:szCs w:val="24"/>
          <w:lang w:eastAsia="en-US"/>
        </w:rPr>
        <w:br w:type="column"/>
      </w:r>
      <w:r w:rsidR="00BF5461" w:rsidRPr="002811B1">
        <w:lastRenderedPageBreak/>
        <w:t>Materials and methods</w:t>
      </w:r>
    </w:p>
    <w:p w14:paraId="3DD993D2" w14:textId="3C8E8E4F" w:rsidR="00BF5461" w:rsidRPr="00D100D2" w:rsidRDefault="008C426E" w:rsidP="002811B1">
      <w:pPr>
        <w:pStyle w:val="Heading2"/>
        <w:numPr>
          <w:ilvl w:val="1"/>
          <w:numId w:val="13"/>
        </w:numPr>
      </w:pPr>
      <w:r>
        <w:t xml:space="preserve"> </w:t>
      </w:r>
      <w:r w:rsidR="00BF5461" w:rsidRPr="00D100D2">
        <w:t xml:space="preserve">Metabolite quantification </w:t>
      </w:r>
    </w:p>
    <w:p w14:paraId="0306FB0A" w14:textId="77777777" w:rsidR="00AA0800" w:rsidRDefault="00AA0800" w:rsidP="00AA0800">
      <w:pPr>
        <w:spacing w:line="480" w:lineRule="auto"/>
        <w:ind w:firstLine="360"/>
        <w:jc w:val="both"/>
        <w:rPr>
          <w:ins w:id="19" w:author="Satyakam Dash" w:date="2019-05-15T18:52:00Z"/>
          <w:color w:val="000000" w:themeColor="text1"/>
        </w:rPr>
      </w:pPr>
    </w:p>
    <w:p w14:paraId="5F08ACFD" w14:textId="7D32F74C" w:rsidR="00BF5461" w:rsidRPr="00CF4292" w:rsidRDefault="00BF5461" w:rsidP="00AA0800">
      <w:pPr>
        <w:spacing w:line="480" w:lineRule="auto"/>
        <w:ind w:firstLine="360"/>
        <w:jc w:val="both"/>
        <w:rPr>
          <w:color w:val="000000" w:themeColor="text1"/>
        </w:rPr>
      </w:pPr>
      <w:r w:rsidRPr="00CF4292">
        <w:rPr>
          <w:color w:val="000000" w:themeColor="text1"/>
        </w:rPr>
        <w:t xml:space="preserve">Metabolite </w:t>
      </w:r>
      <w:ins w:id="20" w:author="Satyakam Dash" w:date="2019-05-15T18:47:00Z">
        <w:r w:rsidR="00AA0800">
          <w:rPr>
            <w:color w:val="000000" w:themeColor="text1"/>
          </w:rPr>
          <w:t xml:space="preserve">and fermentation </w:t>
        </w:r>
      </w:ins>
      <w:r w:rsidRPr="00CF4292">
        <w:rPr>
          <w:color w:val="000000" w:themeColor="text1"/>
        </w:rPr>
        <w:t xml:space="preserve">data is </w:t>
      </w:r>
      <w:ins w:id="21" w:author="Satyakam Dash" w:date="2019-05-15T18:46:00Z">
        <w:r w:rsidR="00AA0800">
          <w:rPr>
            <w:color w:val="000000" w:themeColor="text1"/>
          </w:rPr>
          <w:t xml:space="preserve">chosen from </w:t>
        </w:r>
      </w:ins>
      <w:del w:id="22" w:author="Satyakam Dash" w:date="2019-05-15T18:46:00Z">
        <w:r w:rsidRPr="00CF4292" w:rsidDel="00AA0800">
          <w:rPr>
            <w:color w:val="000000" w:themeColor="text1"/>
          </w:rPr>
          <w:delText xml:space="preserve">from </w:delText>
        </w:r>
      </w:del>
      <w:ins w:id="23" w:author="Satyakam Dash" w:date="2019-05-15T18:46:00Z">
        <w:r w:rsidR="00AA0800">
          <w:rPr>
            <w:color w:val="000000" w:themeColor="text1"/>
          </w:rPr>
          <w:t>one of the dat</w:t>
        </w:r>
      </w:ins>
      <w:ins w:id="24" w:author="Satyakam Dash" w:date="2019-05-15T18:47:00Z">
        <w:r w:rsidR="00AA0800">
          <w:rPr>
            <w:color w:val="000000" w:themeColor="text1"/>
          </w:rPr>
          <w:t>a</w:t>
        </w:r>
      </w:ins>
      <w:ins w:id="25" w:author="Satyakam Dash" w:date="2019-05-15T18:46:00Z">
        <w:r w:rsidR="00AA0800">
          <w:rPr>
            <w:color w:val="000000" w:themeColor="text1"/>
          </w:rPr>
          <w:t xml:space="preserve">sets presented in </w:t>
        </w:r>
      </w:ins>
      <w:r w:rsidRPr="00CF4292">
        <w:rPr>
          <w:color w:val="000000" w:themeColor="text1"/>
        </w:rPr>
        <w:t xml:space="preserve">Tian et al. </w:t>
      </w:r>
      <w:r w:rsidRPr="00CF4292">
        <w:rPr>
          <w:color w:val="000000" w:themeColor="text1"/>
        </w:rPr>
        <w:fldChar w:fldCharType="begin"/>
      </w:r>
      <w:r>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Pr>
          <w:noProof/>
          <w:color w:val="000000" w:themeColor="text1"/>
        </w:rPr>
        <w:t>(Tian et al., 2017b)</w:t>
      </w:r>
      <w:r w:rsidRPr="00CF4292">
        <w:rPr>
          <w:color w:val="000000" w:themeColor="text1"/>
        </w:rPr>
        <w:fldChar w:fldCharType="end"/>
      </w:r>
      <w:ins w:id="26" w:author="Satyakam Dash" w:date="2019-05-15T18:48:00Z">
        <w:r w:rsidR="00AA0800">
          <w:rPr>
            <w:color w:val="000000" w:themeColor="text1"/>
          </w:rPr>
          <w:t xml:space="preserve">. The datasets different in terms of biomass levels and ethanol </w:t>
        </w:r>
      </w:ins>
      <w:ins w:id="27" w:author="Satyakam Dash" w:date="2019-05-15T18:49:00Z">
        <w:r w:rsidR="00AA0800">
          <w:rPr>
            <w:color w:val="000000" w:themeColor="text1"/>
          </w:rPr>
          <w:t>concertation</w:t>
        </w:r>
      </w:ins>
      <w:ins w:id="28" w:author="Satyakam Dash" w:date="2019-05-15T18:48:00Z">
        <w:r w:rsidR="00AA0800">
          <w:rPr>
            <w:color w:val="000000" w:themeColor="text1"/>
          </w:rPr>
          <w:t xml:space="preserve"> values.</w:t>
        </w:r>
      </w:ins>
      <w:r w:rsidRPr="00CF4292">
        <w:rPr>
          <w:color w:val="000000" w:themeColor="text1"/>
        </w:rPr>
        <w:t xml:space="preserve"> </w:t>
      </w:r>
      <w:ins w:id="29" w:author="Satyakam Dash" w:date="2019-05-15T18:50:00Z">
        <w:r w:rsidR="00AA0800">
          <w:rPr>
            <w:color w:val="000000" w:themeColor="text1"/>
          </w:rPr>
          <w:t>Combining the datasets led to a significant increase in metabolite pool uncertainty</w:t>
        </w:r>
      </w:ins>
      <w:ins w:id="30" w:author="Satyakam Dash" w:date="2019-05-15T18:52:00Z">
        <w:r w:rsidR="00F1254F">
          <w:rPr>
            <w:color w:val="000000" w:themeColor="text1"/>
          </w:rPr>
          <w:t xml:space="preserve"> (supplementary **)</w:t>
        </w:r>
      </w:ins>
      <w:ins w:id="31" w:author="Satyakam Dash" w:date="2019-05-15T18:51:00Z">
        <w:r w:rsidR="00AA0800">
          <w:rPr>
            <w:color w:val="000000" w:themeColor="text1"/>
          </w:rPr>
          <w:t xml:space="preserve"> to ensure thermodynamic feasibility of the pathways for no ethanol conditions. Thus, w</w:t>
        </w:r>
      </w:ins>
      <w:ins w:id="32" w:author="Satyakam Dash" w:date="2019-05-15T18:49:00Z">
        <w:r w:rsidR="00AA0800">
          <w:rPr>
            <w:color w:val="000000" w:themeColor="text1"/>
          </w:rPr>
          <w:t xml:space="preserve">e chose the dataset with higher ATP charge value signifying arrested metabolism. </w:t>
        </w:r>
      </w:ins>
      <w:del w:id="33" w:author="Satyakam Dash" w:date="2019-05-15T18:47:00Z">
        <w:r w:rsidRPr="00CF4292" w:rsidDel="00AA0800">
          <w:rPr>
            <w:color w:val="000000" w:themeColor="text1"/>
          </w:rPr>
          <w:delText>and the fermentation is</w:delText>
        </w:r>
      </w:del>
      <w:ins w:id="34" w:author="Satyakam Dash" w:date="2019-05-15T18:47:00Z">
        <w:r w:rsidR="00AA0800">
          <w:rPr>
            <w:color w:val="000000" w:themeColor="text1"/>
          </w:rPr>
          <w:t>The datasets are</w:t>
        </w:r>
      </w:ins>
      <w:r w:rsidRPr="00CF4292">
        <w:rPr>
          <w:color w:val="000000" w:themeColor="text1"/>
        </w:rPr>
        <w:t xml:space="preserve"> described </w:t>
      </w:r>
      <w:ins w:id="35" w:author="Satyakam Dash" w:date="2019-05-15T18:47:00Z">
        <w:r w:rsidR="00AA0800">
          <w:rPr>
            <w:color w:val="000000" w:themeColor="text1"/>
          </w:rPr>
          <w:t xml:space="preserve">here </w:t>
        </w:r>
      </w:ins>
      <w:r w:rsidRPr="00CF4292">
        <w:rPr>
          <w:color w:val="000000" w:themeColor="text1"/>
        </w:rPr>
        <w:t>briefly for reference. A single 200 ml culture was grown to an OD</w:t>
      </w:r>
      <w:r w:rsidRPr="00CF4292">
        <w:rPr>
          <w:color w:val="000000" w:themeColor="text1"/>
          <w:vertAlign w:val="subscript"/>
        </w:rPr>
        <w:t>600</w:t>
      </w:r>
      <w:r w:rsidRPr="00CF4292">
        <w:rPr>
          <w:color w:val="000000" w:themeColor="text1"/>
        </w:rPr>
        <w:t xml:space="preserve"> of 0.1, and then split in half. Starting at 2 hours (post-split), ethanol was added to one culture at a rate of about 9 g/L/h. No ethanol was added to the other culture. At three timepoints (T=2.0h, 3.8h and 5.9h), each culture was sampled twice for intracellular metabolites using previously described protocols </w:t>
      </w:r>
      <w:r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 </w:instrText>
      </w:r>
      <w:r>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(Beri et al., 2016; Rabinowitz and Kimball, 2007; Tian et al., 2017b)</w:t>
      </w:r>
      <w:r w:rsidRPr="00CF4292">
        <w:rPr>
          <w:color w:val="000000" w:themeColor="text1"/>
        </w:rPr>
        <w:fldChar w:fldCharType="end"/>
      </w:r>
      <w:r w:rsidRPr="00CF4292">
        <w:rPr>
          <w:color w:val="000000" w:themeColor="text1"/>
        </w:rPr>
        <w:t xml:space="preserve">, and once </w:t>
      </w:r>
      <w:r w:rsidR="00D22C5A">
        <w:rPr>
          <w:color w:val="000000" w:themeColor="text1"/>
        </w:rPr>
        <w:t>for extracellular metabolites (Supplementary file</w:t>
      </w:r>
      <w:r w:rsidRPr="00CF4292">
        <w:rPr>
          <w:color w:val="000000" w:themeColor="text1"/>
        </w:rPr>
        <w:t xml:space="preserve"> </w:t>
      </w:r>
      <w:r w:rsidR="00D22C5A">
        <w:rPr>
          <w:color w:val="000000" w:themeColor="text1"/>
        </w:rPr>
        <w:t>1</w:t>
      </w:r>
      <w:r w:rsidRPr="00CF4292">
        <w:rPr>
          <w:color w:val="000000" w:themeColor="text1"/>
        </w:rPr>
        <w:t>). The raw data was re-processed with El-Maven 0.5.0 and quantified using external standards. Since the response was not linear over the full range of the standards (0.1 µM to 100 µM), quantification was performed by piecewise linear interpolation (</w:t>
      </w:r>
      <w:r w:rsidR="00A9722A">
        <w:rPr>
          <w:color w:val="000000" w:themeColor="text1"/>
        </w:rPr>
        <w:t>Supplementary file</w:t>
      </w:r>
      <w:r w:rsidR="00A9722A" w:rsidRPr="00CF4292">
        <w:rPr>
          <w:color w:val="000000" w:themeColor="text1"/>
        </w:rPr>
        <w:t xml:space="preserve"> </w:t>
      </w:r>
      <w:r w:rsidR="00A9722A">
        <w:rPr>
          <w:color w:val="000000" w:themeColor="text1"/>
        </w:rPr>
        <w:t>2</w:t>
      </w:r>
      <w:r w:rsidRPr="00CF4292">
        <w:rPr>
          <w:color w:val="000000" w:themeColor="text1"/>
        </w:rPr>
        <w:t xml:space="preserve">). Based on four measurements of our standard curves, we used an uncertainty factor of </w:t>
      </w:r>
      <w:r>
        <w:rPr>
          <w:color w:val="000000" w:themeColor="text1"/>
        </w:rPr>
        <w:t>2</w:t>
      </w:r>
      <w:r w:rsidRPr="00CF4292">
        <w:rPr>
          <w:color w:val="000000" w:themeColor="text1"/>
        </w:rPr>
        <w:t xml:space="preserve">0% during our simulations. One significant change that we observed from the absolute quantification is that the energy charge (ATP or GTP, calculated using Equation (1)) values which had previously been calculated to be around 0.9, were actually much lower, in the range of 0 to 0.15, which is much lower than expected </w:t>
      </w:r>
      <w:r w:rsidRPr="00CF4292">
        <w:rPr>
          <w:color w:val="000000" w:themeColor="text1"/>
        </w:rPr>
        <w:fldChar w:fldCharType="begin"/>
      </w:r>
      <w:r>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Pr="00CF4292">
        <w:rPr>
          <w:color w:val="000000" w:themeColor="text1"/>
        </w:rPr>
        <w:fldChar w:fldCharType="separate"/>
      </w:r>
      <w:r>
        <w:rPr>
          <w:noProof/>
          <w:color w:val="000000" w:themeColor="text1"/>
        </w:rPr>
        <w:t>(Rabinowitz and Kimball, 2007)</w:t>
      </w:r>
      <w:r w:rsidRPr="00CF4292">
        <w:rPr>
          <w:color w:val="000000" w:themeColor="text1"/>
        </w:rPr>
        <w:fldChar w:fldCharType="end"/>
      </w:r>
      <w:r w:rsidRPr="00CF4292">
        <w:rPr>
          <w:color w:val="000000" w:themeColor="text1"/>
        </w:rPr>
        <w:t>. Since we were not confident of the energy cofactor measurements, these metabolites were excluded from analysis.</w:t>
      </w:r>
    </w:p>
    <w:p w14:paraId="6AE14D9C"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Pr="00CF4292">
        <w:rPr>
          <w:rFonts w:eastAsiaTheme="minorEastAsia"/>
          <w:color w:val="000000" w:themeColor="text1"/>
        </w:rPr>
        <w:t xml:space="preserve"> </w:t>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t>(1)</w:t>
      </w:r>
    </w:p>
    <w:p w14:paraId="606B427F" w14:textId="77777777" w:rsidR="00BF5461" w:rsidRPr="00CF4292" w:rsidRDefault="00BF5461" w:rsidP="00BF5461">
      <w:pPr>
        <w:spacing w:line="480" w:lineRule="auto"/>
        <w:jc w:val="both"/>
        <w:rPr>
          <w:color w:val="000000" w:themeColor="text1"/>
        </w:rPr>
      </w:pPr>
      <w:r w:rsidRPr="00CF4292">
        <w:rPr>
          <w:color w:val="000000" w:themeColor="text1"/>
        </w:rPr>
        <w:t>In addition, NADH was not observed for the no ethanol control cultures. Since NADH and NAD</w:t>
      </w:r>
      <w:r w:rsidRPr="00CF4292">
        <w:rPr>
          <w:color w:val="000000" w:themeColor="text1"/>
          <w:vertAlign w:val="superscript"/>
        </w:rPr>
        <w:t>+</w:t>
      </w:r>
      <w:r w:rsidRPr="00CF4292">
        <w:rPr>
          <w:color w:val="000000" w:themeColor="text1"/>
        </w:rPr>
        <w:t xml:space="preserve"> form a cofactor pair, both metabolites were excluded from analysis. Metabolites are typically diluted during </w:t>
      </w:r>
      <w:r w:rsidRPr="00CF4292">
        <w:rPr>
          <w:color w:val="000000" w:themeColor="text1"/>
        </w:rPr>
        <w:lastRenderedPageBreak/>
        <w:t>the quenching and extraction process, to determine the intracellular concentration of metabolites, thus the measured concentration was adjusted using Equation (2).</w:t>
      </w:r>
    </w:p>
    <w:p w14:paraId="0DE2E07A"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Pr="00CF4292">
        <w:rPr>
          <w:rFonts w:eastAsiaTheme="minorEastAsia"/>
          <w:color w:val="000000" w:themeColor="text1"/>
        </w:rPr>
        <w:t>(2)</w:t>
      </w:r>
    </w:p>
    <w:p w14:paraId="53CA4FBB" w14:textId="6545C0FC" w:rsidR="00BF5461" w:rsidRDefault="00BF5461" w:rsidP="00BF5461">
      <w:pPr>
        <w:spacing w:line="480" w:lineRule="auto"/>
        <w:jc w:val="both"/>
        <w:rPr>
          <w:color w:val="000000" w:themeColor="text1"/>
        </w:rPr>
      </w:pPr>
      <w:r w:rsidRPr="00CF4292">
        <w:rPr>
          <w:color w:val="000000" w:themeColor="text1"/>
        </w:rPr>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 </w:t>
      </w:r>
      <w:r w:rsidRPr="00CF4292">
        <w:rPr>
          <w:color w:val="000000" w:themeColor="text1"/>
        </w:rPr>
        <w:fldChar w:fldCharType="begin"/>
      </w:r>
      <w:r>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Pr="00CF4292">
        <w:rPr>
          <w:color w:val="000000" w:themeColor="text1"/>
        </w:rPr>
        <w:fldChar w:fldCharType="separate"/>
      </w:r>
      <w:r>
        <w:rPr>
          <w:noProof/>
          <w:color w:val="000000" w:themeColor="text1"/>
        </w:rPr>
        <w:t>(Volkmer and Heinemann, 2011)</w:t>
      </w:r>
      <w:r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w:t>
      </w:r>
      <w:r w:rsidR="00A9722A">
        <w:rPr>
          <w:color w:val="000000" w:themeColor="text1"/>
        </w:rPr>
        <w:t>Supplementary file</w:t>
      </w:r>
      <w:r w:rsidR="00A9722A" w:rsidRPr="00CF4292">
        <w:rPr>
          <w:color w:val="000000" w:themeColor="text1"/>
        </w:rPr>
        <w:t xml:space="preserve"> </w:t>
      </w:r>
      <w:r w:rsidR="00A9722A">
        <w:rPr>
          <w:color w:val="000000" w:themeColor="text1"/>
        </w:rPr>
        <w:t>3</w:t>
      </w:r>
      <w:r w:rsidRPr="00CF4292">
        <w:rPr>
          <w:color w:val="000000" w:themeColor="text1"/>
        </w:rPr>
        <w:t xml:space="preserve">). </w:t>
      </w:r>
      <w:r>
        <w:rPr>
          <w:color w:val="000000" w:themeColor="text1"/>
        </w:rPr>
        <w:t>The metabolite concentrations obtained above were renormalized using absolute concentration measurements for cells grow</w:t>
      </w:r>
      <w:r w:rsidR="00FF0C4F">
        <w:rPr>
          <w:color w:val="000000" w:themeColor="text1"/>
        </w:rPr>
        <w:t>n</w:t>
      </w:r>
      <w:r>
        <w:rPr>
          <w:color w:val="000000" w:themeColor="text1"/>
        </w:rPr>
        <w:t xml:space="preserve"> to an </w:t>
      </w:r>
      <w:r w:rsidRPr="00CF4292">
        <w:rPr>
          <w:color w:val="000000" w:themeColor="text1"/>
        </w:rPr>
        <w:t>OD</w:t>
      </w:r>
      <w:r w:rsidRPr="00CF4292">
        <w:rPr>
          <w:color w:val="000000" w:themeColor="text1"/>
          <w:vertAlign w:val="subscript"/>
        </w:rPr>
        <w:t>600</w:t>
      </w:r>
      <w:r>
        <w:rPr>
          <w:color w:val="000000" w:themeColor="text1"/>
          <w:vertAlign w:val="subscript"/>
        </w:rPr>
        <w:t xml:space="preserve"> </w:t>
      </w:r>
      <w:r>
        <w:rPr>
          <w:color w:val="000000" w:themeColor="text1"/>
        </w:rPr>
        <w:t xml:space="preserve">value of 0.4 (Table </w:t>
      </w:r>
      <w:r w:rsidR="00A14479">
        <w:rPr>
          <w:color w:val="000000" w:themeColor="text1"/>
        </w:rPr>
        <w:t>1</w:t>
      </w:r>
      <w:r>
        <w:rPr>
          <w:color w:val="000000" w:themeColor="text1"/>
        </w:rPr>
        <w:t>). The absolute concentration value for each timepoint was obtained by taking an average across the replicates.</w:t>
      </w:r>
      <w:ins w:id="36" w:author="Satyakam Dash" w:date="2019-05-15T18:52:00Z">
        <w:r w:rsidR="00F1254F">
          <w:rPr>
            <w:color w:val="000000" w:themeColor="text1"/>
          </w:rPr>
          <w:t xml:space="preserve"> The </w:t>
        </w:r>
      </w:ins>
      <w:ins w:id="37" w:author="Satyakam Dash" w:date="2019-05-15T18:53:00Z">
        <w:r w:rsidR="00F1254F">
          <w:rPr>
            <w:color w:val="000000" w:themeColor="text1"/>
          </w:rPr>
          <w:t xml:space="preserve">metabolite concentration bounds for all the timepoints </w:t>
        </w:r>
      </w:ins>
      <w:ins w:id="38" w:author="Satyakam Dash" w:date="2019-05-15T18:55:00Z">
        <w:r w:rsidR="00F1254F">
          <w:rPr>
            <w:color w:val="000000" w:themeColor="text1"/>
          </w:rPr>
          <w:t xml:space="preserve">inclusive of the 20% error </w:t>
        </w:r>
      </w:ins>
      <w:ins w:id="39" w:author="Satyakam Dash" w:date="2019-05-15T18:53:00Z">
        <w:r w:rsidR="00F1254F">
          <w:rPr>
            <w:color w:val="000000" w:themeColor="text1"/>
          </w:rPr>
          <w:t>can be found in supplementary file XX.</w:t>
        </w:r>
      </w:ins>
    </w:p>
    <w:p w14:paraId="11747229" w14:textId="107B1AD5" w:rsidR="00A14479" w:rsidRPr="00D100D2" w:rsidRDefault="00A14479" w:rsidP="00A14479">
      <w:r w:rsidRPr="002D5FF7">
        <w:rPr>
          <w:b/>
        </w:rPr>
        <w:t xml:space="preserve">Table </w:t>
      </w:r>
      <w:r>
        <w:rPr>
          <w:b/>
        </w:rPr>
        <w:t>1</w:t>
      </w:r>
      <w:r w:rsidRPr="002D5FF7">
        <w:rPr>
          <w:b/>
        </w:rPr>
        <w:t>.</w:t>
      </w:r>
      <w:r w:rsidRPr="002D5FF7">
        <w:t xml:space="preserve"> </w:t>
      </w:r>
      <w:r w:rsidRPr="00D100D2">
        <w:t xml:space="preserve">Intracellular concentrations of WT </w:t>
      </w:r>
      <w:r w:rsidRPr="00D100D2">
        <w:rPr>
          <w:i/>
        </w:rPr>
        <w:t>C. thermocellum</w:t>
      </w:r>
      <w:r w:rsidRPr="00D100D2">
        <w:t xml:space="preserve"> used as reference in this study.</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A14479" w:rsidRPr="002D5FF7" w14:paraId="29616616" w14:textId="77777777" w:rsidTr="002811B1">
        <w:trPr>
          <w:trHeight w:val="538"/>
          <w:jc w:val="center"/>
        </w:trPr>
        <w:tc>
          <w:tcPr>
            <w:tcW w:w="1587" w:type="dxa"/>
            <w:tcBorders>
              <w:top w:val="single" w:sz="4" w:space="0" w:color="00000A"/>
              <w:bottom w:val="single" w:sz="4" w:space="0" w:color="00000A"/>
            </w:tcBorders>
            <w:shd w:val="clear" w:color="auto" w:fill="auto"/>
            <w:vAlign w:val="center"/>
          </w:tcPr>
          <w:p w14:paraId="3B4C3BC7" w14:textId="77777777" w:rsidR="00A14479" w:rsidRPr="00D100D2" w:rsidRDefault="00A14479" w:rsidP="002811B1">
            <w:r w:rsidRPr="00D100D2">
              <w:t>Metabolite</w:t>
            </w:r>
          </w:p>
        </w:tc>
        <w:tc>
          <w:tcPr>
            <w:tcW w:w="3472" w:type="dxa"/>
            <w:tcBorders>
              <w:top w:val="single" w:sz="4" w:space="0" w:color="00000A"/>
              <w:bottom w:val="single" w:sz="4" w:space="0" w:color="00000A"/>
            </w:tcBorders>
            <w:shd w:val="clear" w:color="auto" w:fill="auto"/>
            <w:vAlign w:val="center"/>
          </w:tcPr>
          <w:p w14:paraId="769E1390" w14:textId="77777777" w:rsidR="00A14479" w:rsidRPr="00D100D2" w:rsidRDefault="00A14479" w:rsidP="002811B1">
            <w:pPr>
              <w:jc w:val="center"/>
            </w:pPr>
            <w:r w:rsidRPr="00D100D2">
              <w:t>Concentrations (mM)</w:t>
            </w:r>
          </w:p>
        </w:tc>
      </w:tr>
      <w:tr w:rsidR="00A14479" w:rsidRPr="002D5FF7" w14:paraId="0A649515" w14:textId="77777777" w:rsidTr="002811B1">
        <w:trPr>
          <w:trHeight w:val="268"/>
          <w:jc w:val="center"/>
        </w:trPr>
        <w:tc>
          <w:tcPr>
            <w:tcW w:w="1587" w:type="dxa"/>
            <w:tcBorders>
              <w:top w:val="single" w:sz="2" w:space="0" w:color="000001"/>
              <w:bottom w:val="nil"/>
            </w:tcBorders>
            <w:shd w:val="clear" w:color="auto" w:fill="auto"/>
            <w:vAlign w:val="center"/>
          </w:tcPr>
          <w:p w14:paraId="18962DB1" w14:textId="77777777" w:rsidR="00A14479" w:rsidRPr="002D5FF7" w:rsidRDefault="00A14479" w:rsidP="002811B1">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54638EA8" w14:textId="77777777" w:rsidR="00A14479" w:rsidRPr="002D5FF7" w:rsidRDefault="00A14479" w:rsidP="002811B1">
            <w:pPr>
              <w:jc w:val="center"/>
            </w:pPr>
            <w:r>
              <w:rPr>
                <w:rFonts w:ascii="Calibri" w:eastAsia="Times New Roman" w:hAnsi="Calibri"/>
                <w:color w:val="000000"/>
                <w:sz w:val="22"/>
                <w:szCs w:val="22"/>
              </w:rPr>
              <w:t>8.19</w:t>
            </w:r>
          </w:p>
        </w:tc>
      </w:tr>
      <w:tr w:rsidR="00A14479" w:rsidRPr="002D5FF7" w14:paraId="0D7EEEDF" w14:textId="77777777" w:rsidTr="002811B1">
        <w:trPr>
          <w:trHeight w:val="320"/>
          <w:jc w:val="center"/>
        </w:trPr>
        <w:tc>
          <w:tcPr>
            <w:tcW w:w="1587" w:type="dxa"/>
            <w:tcBorders>
              <w:top w:val="nil"/>
              <w:bottom w:val="nil"/>
            </w:tcBorders>
            <w:shd w:val="clear" w:color="auto" w:fill="auto"/>
            <w:vAlign w:val="center"/>
          </w:tcPr>
          <w:p w14:paraId="4FB7F622" w14:textId="77777777" w:rsidR="00A14479" w:rsidRPr="002D5FF7" w:rsidRDefault="00A14479" w:rsidP="002811B1">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F6A5655" w14:textId="77777777" w:rsidR="00A14479" w:rsidRPr="002D5FF7" w:rsidRDefault="00A14479" w:rsidP="002811B1">
            <w:pPr>
              <w:jc w:val="center"/>
            </w:pPr>
            <w:r>
              <w:rPr>
                <w:rFonts w:ascii="Calibri" w:eastAsia="Times New Roman" w:hAnsi="Calibri"/>
                <w:color w:val="000000"/>
                <w:sz w:val="22"/>
                <w:szCs w:val="22"/>
              </w:rPr>
              <w:t>1.49</w:t>
            </w:r>
          </w:p>
        </w:tc>
      </w:tr>
      <w:tr w:rsidR="00A14479" w:rsidRPr="002D5FF7" w14:paraId="228879F6" w14:textId="77777777" w:rsidTr="002811B1">
        <w:trPr>
          <w:trHeight w:val="268"/>
          <w:jc w:val="center"/>
        </w:trPr>
        <w:tc>
          <w:tcPr>
            <w:tcW w:w="1587" w:type="dxa"/>
            <w:tcBorders>
              <w:top w:val="nil"/>
              <w:bottom w:val="nil"/>
            </w:tcBorders>
            <w:shd w:val="clear" w:color="auto" w:fill="auto"/>
            <w:vAlign w:val="center"/>
          </w:tcPr>
          <w:p w14:paraId="599E9B61" w14:textId="77777777" w:rsidR="00A14479" w:rsidRPr="002D5FF7" w:rsidRDefault="00A14479" w:rsidP="002811B1">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34BBC52F" w14:textId="77777777" w:rsidR="00A14479" w:rsidRPr="002D5FF7" w:rsidRDefault="00A14479" w:rsidP="002811B1">
            <w:pPr>
              <w:jc w:val="center"/>
            </w:pPr>
            <w:r>
              <w:rPr>
                <w:rFonts w:ascii="Calibri" w:eastAsia="Times New Roman" w:hAnsi="Calibri"/>
                <w:color w:val="000000"/>
                <w:sz w:val="22"/>
                <w:szCs w:val="22"/>
              </w:rPr>
              <w:t>1.50</w:t>
            </w:r>
          </w:p>
        </w:tc>
      </w:tr>
      <w:tr w:rsidR="00A14479" w:rsidRPr="002D5FF7" w14:paraId="78ED441E" w14:textId="77777777" w:rsidTr="002811B1">
        <w:trPr>
          <w:trHeight w:val="268"/>
          <w:jc w:val="center"/>
        </w:trPr>
        <w:tc>
          <w:tcPr>
            <w:tcW w:w="1587" w:type="dxa"/>
            <w:tcBorders>
              <w:top w:val="nil"/>
              <w:bottom w:val="nil"/>
            </w:tcBorders>
            <w:shd w:val="clear" w:color="auto" w:fill="auto"/>
            <w:vAlign w:val="center"/>
          </w:tcPr>
          <w:p w14:paraId="68BB9CB2" w14:textId="77777777" w:rsidR="00A14479" w:rsidRPr="002D5FF7" w:rsidRDefault="00A14479" w:rsidP="002811B1">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007739B3" w14:textId="77777777" w:rsidR="00A14479" w:rsidRPr="002D5FF7" w:rsidRDefault="00A14479" w:rsidP="002811B1">
            <w:pPr>
              <w:jc w:val="center"/>
            </w:pPr>
            <w:r>
              <w:rPr>
                <w:rFonts w:ascii="Calibri" w:eastAsia="Times New Roman" w:hAnsi="Calibri"/>
                <w:color w:val="000000"/>
                <w:sz w:val="22"/>
                <w:szCs w:val="22"/>
              </w:rPr>
              <w:t>37.81</w:t>
            </w:r>
          </w:p>
        </w:tc>
      </w:tr>
      <w:tr w:rsidR="00A14479" w:rsidRPr="002D5FF7" w14:paraId="1DA4C065" w14:textId="77777777" w:rsidTr="002811B1">
        <w:trPr>
          <w:trHeight w:val="268"/>
          <w:jc w:val="center"/>
        </w:trPr>
        <w:tc>
          <w:tcPr>
            <w:tcW w:w="1587" w:type="dxa"/>
            <w:tcBorders>
              <w:top w:val="nil"/>
              <w:bottom w:val="nil"/>
            </w:tcBorders>
            <w:shd w:val="clear" w:color="auto" w:fill="auto"/>
            <w:vAlign w:val="center"/>
          </w:tcPr>
          <w:p w14:paraId="415B26AA" w14:textId="77777777" w:rsidR="00A14479" w:rsidRPr="002D5FF7" w:rsidRDefault="00A14479" w:rsidP="002811B1">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60E71F33" w14:textId="77777777" w:rsidR="00A14479" w:rsidRPr="002D5FF7" w:rsidRDefault="00A14479" w:rsidP="002811B1">
            <w:pPr>
              <w:jc w:val="center"/>
            </w:pPr>
            <w:r>
              <w:rPr>
                <w:rFonts w:ascii="Calibri" w:eastAsia="Times New Roman" w:hAnsi="Calibri"/>
                <w:color w:val="000000"/>
                <w:sz w:val="22"/>
                <w:szCs w:val="22"/>
              </w:rPr>
              <w:t>1.27</w:t>
            </w:r>
          </w:p>
        </w:tc>
      </w:tr>
      <w:tr w:rsidR="00A14479" w:rsidRPr="002D5FF7" w14:paraId="3F105FCD" w14:textId="77777777" w:rsidTr="002811B1">
        <w:trPr>
          <w:trHeight w:val="268"/>
          <w:jc w:val="center"/>
        </w:trPr>
        <w:tc>
          <w:tcPr>
            <w:tcW w:w="1587" w:type="dxa"/>
            <w:tcBorders>
              <w:top w:val="nil"/>
              <w:bottom w:val="nil"/>
            </w:tcBorders>
            <w:shd w:val="clear" w:color="auto" w:fill="auto"/>
            <w:vAlign w:val="center"/>
          </w:tcPr>
          <w:p w14:paraId="5475A680" w14:textId="77777777" w:rsidR="00A14479" w:rsidRPr="002D5FF7" w:rsidRDefault="00A14479" w:rsidP="002811B1">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081651A" w14:textId="77777777" w:rsidR="00A14479" w:rsidRPr="002D5FF7" w:rsidRDefault="00A14479" w:rsidP="002811B1">
            <w:pPr>
              <w:jc w:val="center"/>
            </w:pPr>
            <w:r>
              <w:rPr>
                <w:rFonts w:ascii="Calibri" w:eastAsia="Times New Roman" w:hAnsi="Calibri"/>
                <w:color w:val="000000"/>
                <w:sz w:val="22"/>
                <w:szCs w:val="22"/>
              </w:rPr>
              <w:t>0.10</w:t>
            </w:r>
          </w:p>
        </w:tc>
      </w:tr>
      <w:tr w:rsidR="00A14479" w:rsidRPr="002D5FF7" w14:paraId="0BCE887F" w14:textId="77777777" w:rsidTr="002811B1">
        <w:trPr>
          <w:trHeight w:val="268"/>
          <w:jc w:val="center"/>
        </w:trPr>
        <w:tc>
          <w:tcPr>
            <w:tcW w:w="1587" w:type="dxa"/>
            <w:tcBorders>
              <w:top w:val="nil"/>
              <w:bottom w:val="nil"/>
            </w:tcBorders>
            <w:shd w:val="clear" w:color="auto" w:fill="auto"/>
            <w:vAlign w:val="center"/>
          </w:tcPr>
          <w:p w14:paraId="72380EA4" w14:textId="77777777" w:rsidR="00A14479" w:rsidRPr="002D5FF7" w:rsidRDefault="00A14479" w:rsidP="002811B1">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6B969B3E" w14:textId="77777777" w:rsidR="00A14479" w:rsidRPr="002D5FF7" w:rsidRDefault="00A14479" w:rsidP="002811B1">
            <w:pPr>
              <w:jc w:val="center"/>
            </w:pPr>
            <w:r>
              <w:rPr>
                <w:rFonts w:ascii="Calibri" w:eastAsia="Times New Roman" w:hAnsi="Calibri"/>
                <w:color w:val="000000"/>
                <w:sz w:val="22"/>
                <w:szCs w:val="22"/>
              </w:rPr>
              <w:t>1.35</w:t>
            </w:r>
          </w:p>
        </w:tc>
      </w:tr>
      <w:tr w:rsidR="00A14479" w:rsidRPr="002D5FF7" w14:paraId="5D53E77C" w14:textId="77777777" w:rsidTr="002811B1">
        <w:trPr>
          <w:trHeight w:val="268"/>
          <w:jc w:val="center"/>
        </w:trPr>
        <w:tc>
          <w:tcPr>
            <w:tcW w:w="1587" w:type="dxa"/>
            <w:tcBorders>
              <w:top w:val="nil"/>
              <w:bottom w:val="nil"/>
            </w:tcBorders>
            <w:shd w:val="clear" w:color="auto" w:fill="auto"/>
            <w:vAlign w:val="center"/>
          </w:tcPr>
          <w:p w14:paraId="0D572411" w14:textId="77777777" w:rsidR="00A14479" w:rsidRPr="002D5FF7" w:rsidRDefault="00A14479" w:rsidP="002811B1">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630F4EEE" w14:textId="77777777" w:rsidR="00A14479" w:rsidRPr="002D5FF7" w:rsidRDefault="00A14479" w:rsidP="002811B1">
            <w:pPr>
              <w:jc w:val="center"/>
            </w:pPr>
            <w:r>
              <w:rPr>
                <w:rFonts w:ascii="Calibri" w:eastAsia="Times New Roman" w:hAnsi="Calibri"/>
                <w:color w:val="000000"/>
                <w:sz w:val="22"/>
                <w:szCs w:val="22"/>
              </w:rPr>
              <w:t>0.69</w:t>
            </w:r>
          </w:p>
        </w:tc>
      </w:tr>
      <w:tr w:rsidR="00A14479" w:rsidRPr="002D5FF7" w14:paraId="794ACADD" w14:textId="77777777" w:rsidTr="002811B1">
        <w:trPr>
          <w:trHeight w:val="268"/>
          <w:jc w:val="center"/>
        </w:trPr>
        <w:tc>
          <w:tcPr>
            <w:tcW w:w="1587" w:type="dxa"/>
            <w:tcBorders>
              <w:top w:val="nil"/>
              <w:bottom w:val="single" w:sz="2" w:space="0" w:color="000001"/>
            </w:tcBorders>
            <w:shd w:val="clear" w:color="auto" w:fill="auto"/>
            <w:vAlign w:val="center"/>
          </w:tcPr>
          <w:p w14:paraId="76E476E1" w14:textId="77777777" w:rsidR="00A14479" w:rsidRPr="002D5FF7" w:rsidRDefault="00A14479" w:rsidP="002811B1">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35B19917" w14:textId="77777777" w:rsidR="00A14479" w:rsidRPr="002D5FF7" w:rsidRDefault="00A14479" w:rsidP="002811B1">
            <w:pPr>
              <w:jc w:val="center"/>
            </w:pPr>
            <w:r>
              <w:rPr>
                <w:rFonts w:ascii="Calibri" w:eastAsia="Times New Roman" w:hAnsi="Calibri"/>
                <w:color w:val="000000"/>
                <w:sz w:val="22"/>
                <w:szCs w:val="22"/>
              </w:rPr>
              <w:t>0.02</w:t>
            </w:r>
          </w:p>
        </w:tc>
      </w:tr>
    </w:tbl>
    <w:p w14:paraId="45557360" w14:textId="77777777" w:rsidR="00A14479" w:rsidRPr="00CF4292" w:rsidRDefault="00A14479" w:rsidP="00A14479">
      <w:pPr>
        <w:spacing w:line="480" w:lineRule="auto"/>
        <w:jc w:val="both"/>
        <w:rPr>
          <w:color w:val="000000" w:themeColor="text1"/>
        </w:rPr>
      </w:pPr>
    </w:p>
    <w:p w14:paraId="1361A79B" w14:textId="0786935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Assessing the thermodynamic feasibility of a pathway</w:t>
      </w:r>
    </w:p>
    <w:p w14:paraId="2467A3A7" w14:textId="77777777" w:rsidR="00BF5461" w:rsidRPr="00CF4292" w:rsidRDefault="00BF5461" w:rsidP="00A14479">
      <w:pPr>
        <w:spacing w:line="480" w:lineRule="auto"/>
        <w:ind w:firstLine="360"/>
        <w:jc w:val="both"/>
        <w:rPr>
          <w:color w:val="000000" w:themeColor="text1"/>
        </w:rPr>
      </w:pPr>
      <w:r w:rsidRPr="00CF4292">
        <w:rPr>
          <w:color w:val="000000" w:themeColor="text1"/>
        </w:rPr>
        <w:t xml:space="preserve">The thermodynamic feasibility of a given pathway is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 xml:space="preserve">identifies a set of metabolite concentrations that ensure the lowest free energy changes for all the reactions in a pathway. The MDF problem minimizes </w:t>
      </w:r>
      <w:r w:rsidRPr="00CF4292">
        <w:rPr>
          <w:color w:val="000000" w:themeColor="text1"/>
        </w:rPr>
        <w:lastRenderedPageBreak/>
        <w:t xml:space="preserve">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BF5461" w:rsidRPr="00CF4292" w14:paraId="1E1AE64D" w14:textId="77777777" w:rsidTr="002811B1">
        <w:tc>
          <w:tcPr>
            <w:tcW w:w="715" w:type="dxa"/>
          </w:tcPr>
          <w:p w14:paraId="36FDF5F1" w14:textId="77777777" w:rsidR="00BF5461" w:rsidRPr="00CF4292" w:rsidRDefault="00BF5461" w:rsidP="002811B1">
            <w:pPr>
              <w:spacing w:line="480" w:lineRule="auto"/>
              <w:rPr>
                <w:color w:val="000000" w:themeColor="text1"/>
              </w:rPr>
            </w:pPr>
          </w:p>
        </w:tc>
        <w:tc>
          <w:tcPr>
            <w:tcW w:w="7920" w:type="dxa"/>
          </w:tcPr>
          <w:p w14:paraId="47D0E1D6" w14:textId="77777777" w:rsidR="00BF5461" w:rsidRPr="00CF4292" w:rsidRDefault="00DB5587" w:rsidP="002811B1">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BF5461" w:rsidRPr="00CF4292">
              <w:rPr>
                <w:color w:val="000000" w:themeColor="text1"/>
              </w:rPr>
              <w:t xml:space="preserve">           (-MDF)</w:t>
            </w:r>
          </w:p>
        </w:tc>
        <w:tc>
          <w:tcPr>
            <w:tcW w:w="706" w:type="dxa"/>
          </w:tcPr>
          <w:p w14:paraId="3374ACEE" w14:textId="77777777" w:rsidR="00BF5461" w:rsidRPr="00CF4292" w:rsidRDefault="00BF5461" w:rsidP="002811B1">
            <w:pPr>
              <w:spacing w:line="480" w:lineRule="auto"/>
              <w:jc w:val="right"/>
              <w:rPr>
                <w:color w:val="000000" w:themeColor="text1"/>
              </w:rPr>
            </w:pPr>
            <w:bookmarkStart w:id="40" w:name="method_3_2_18"/>
            <w:r w:rsidRPr="00CF4292">
              <w:rPr>
                <w:color w:val="000000" w:themeColor="text1"/>
              </w:rPr>
              <w:t>(3)</w:t>
            </w:r>
            <w:bookmarkEnd w:id="40"/>
          </w:p>
        </w:tc>
      </w:tr>
      <w:tr w:rsidR="00BF5461" w:rsidRPr="00CF4292" w14:paraId="7D9A9B84" w14:textId="77777777" w:rsidTr="002811B1">
        <w:tc>
          <w:tcPr>
            <w:tcW w:w="715" w:type="dxa"/>
          </w:tcPr>
          <w:p w14:paraId="0901E886" w14:textId="77777777" w:rsidR="00BF5461" w:rsidRPr="00CF4292" w:rsidRDefault="00BF5461" w:rsidP="002811B1">
            <w:pPr>
              <w:spacing w:line="480" w:lineRule="auto"/>
              <w:rPr>
                <w:color w:val="000000" w:themeColor="text1"/>
              </w:rPr>
            </w:pPr>
          </w:p>
        </w:tc>
        <w:tc>
          <w:tcPr>
            <w:tcW w:w="7920" w:type="dxa"/>
          </w:tcPr>
          <w:p w14:paraId="29421A46"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67F6AEBE" w14:textId="77777777" w:rsidR="00BF5461" w:rsidRPr="00CF4292" w:rsidRDefault="00BF5461" w:rsidP="002811B1">
            <w:pPr>
              <w:spacing w:line="480" w:lineRule="auto"/>
              <w:jc w:val="right"/>
              <w:rPr>
                <w:color w:val="000000" w:themeColor="text1"/>
              </w:rPr>
            </w:pPr>
            <w:bookmarkStart w:id="41" w:name="method_3_2_19"/>
            <w:r w:rsidRPr="00CF4292">
              <w:rPr>
                <w:color w:val="000000" w:themeColor="text1"/>
              </w:rPr>
              <w:t>(4)</w:t>
            </w:r>
            <w:bookmarkEnd w:id="41"/>
          </w:p>
        </w:tc>
      </w:tr>
      <w:tr w:rsidR="00BF5461" w:rsidRPr="00CF4292" w14:paraId="7B66DAE4" w14:textId="77777777" w:rsidTr="002811B1">
        <w:tc>
          <w:tcPr>
            <w:tcW w:w="715" w:type="dxa"/>
          </w:tcPr>
          <w:p w14:paraId="2F4D17C2" w14:textId="77777777" w:rsidR="00BF5461" w:rsidRPr="00CF4292" w:rsidRDefault="00BF5461" w:rsidP="002811B1">
            <w:pPr>
              <w:spacing w:line="480" w:lineRule="auto"/>
              <w:rPr>
                <w:color w:val="000000" w:themeColor="text1"/>
              </w:rPr>
            </w:pPr>
          </w:p>
        </w:tc>
        <w:tc>
          <w:tcPr>
            <w:tcW w:w="7920" w:type="dxa"/>
          </w:tcPr>
          <w:p w14:paraId="3B952A3E"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4827246" w14:textId="77777777" w:rsidR="00BF5461" w:rsidRPr="00CF4292" w:rsidRDefault="00BF5461" w:rsidP="002811B1">
            <w:pPr>
              <w:spacing w:line="480" w:lineRule="auto"/>
              <w:jc w:val="right"/>
              <w:rPr>
                <w:color w:val="000000" w:themeColor="text1"/>
              </w:rPr>
            </w:pPr>
            <w:bookmarkStart w:id="42" w:name="method_3_2_20"/>
            <w:r w:rsidRPr="00CF4292">
              <w:rPr>
                <w:color w:val="000000" w:themeColor="text1"/>
              </w:rPr>
              <w:t>(5)</w:t>
            </w:r>
            <w:bookmarkEnd w:id="42"/>
          </w:p>
        </w:tc>
      </w:tr>
      <w:tr w:rsidR="00BF5461" w:rsidRPr="00CF4292" w14:paraId="54FA9360" w14:textId="77777777" w:rsidTr="002811B1">
        <w:tc>
          <w:tcPr>
            <w:tcW w:w="715" w:type="dxa"/>
          </w:tcPr>
          <w:p w14:paraId="33E85983" w14:textId="77777777" w:rsidR="00BF5461" w:rsidRPr="00CF4292" w:rsidRDefault="00BF5461" w:rsidP="002811B1">
            <w:pPr>
              <w:spacing w:line="480" w:lineRule="auto"/>
              <w:rPr>
                <w:color w:val="000000" w:themeColor="text1"/>
              </w:rPr>
            </w:pPr>
          </w:p>
        </w:tc>
        <w:tc>
          <w:tcPr>
            <w:tcW w:w="7920" w:type="dxa"/>
          </w:tcPr>
          <w:p w14:paraId="73BEB3A7" w14:textId="77777777" w:rsidR="00BF5461" w:rsidRPr="00CF4292" w:rsidRDefault="00BF5461" w:rsidP="002811B1">
            <w:pPr>
              <w:spacing w:line="480" w:lineRule="auto"/>
              <w:rPr>
                <w:color w:val="000000" w:themeColor="text1"/>
              </w:rPr>
            </w:pPr>
          </w:p>
        </w:tc>
        <w:tc>
          <w:tcPr>
            <w:tcW w:w="706" w:type="dxa"/>
          </w:tcPr>
          <w:p w14:paraId="75FF0F4A" w14:textId="77777777" w:rsidR="00BF5461" w:rsidRPr="00CF4292" w:rsidRDefault="00BF5461" w:rsidP="002811B1">
            <w:pPr>
              <w:spacing w:line="480" w:lineRule="auto"/>
              <w:jc w:val="right"/>
              <w:rPr>
                <w:color w:val="000000" w:themeColor="text1"/>
              </w:rPr>
            </w:pPr>
          </w:p>
        </w:tc>
      </w:tr>
    </w:tbl>
    <w:p w14:paraId="2BF4AFB4" w14:textId="65DBEC80" w:rsidR="00BF5461" w:rsidRPr="00CF4292" w:rsidRDefault="00BF5461" w:rsidP="00BF5461">
      <w:pPr>
        <w:spacing w:line="480" w:lineRule="auto"/>
        <w:jc w:val="both"/>
        <w:rPr>
          <w:color w:val="000000" w:themeColor="text1"/>
        </w:rPr>
      </w:pPr>
      <w:r w:rsidRPr="00CF4292">
        <w:rPr>
          <w:color w:val="000000" w:themeColor="text1"/>
        </w:rPr>
        <w:t xml:space="preserve">where </w:t>
      </w:r>
      <w:r w:rsidRPr="00CF4292">
        <w:rPr>
          <w:i/>
          <w:color w:val="000000" w:themeColor="text1"/>
        </w:rPr>
        <w:t>I</w:t>
      </w:r>
      <w:r w:rsidRPr="00CF4292">
        <w:rPr>
          <w:b/>
          <w:color w:val="000000" w:themeColor="text1"/>
        </w:rPr>
        <w:t xml:space="preserve"> </w:t>
      </w:r>
      <w:proofErr w:type="gramStart"/>
      <w:r w:rsidRPr="00CF4292">
        <w:rPr>
          <w:color w:val="000000" w:themeColor="text1"/>
        </w:rPr>
        <w:t>is</w:t>
      </w:r>
      <w:proofErr w:type="gramEnd"/>
      <w:r w:rsidRPr="00CF4292">
        <w:rPr>
          <w:color w:val="000000" w:themeColor="text1"/>
        </w:rPr>
        <w:t xml:space="preserve"> the set of all metabolites and </w:t>
      </w:r>
      <w:r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given 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 and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 MERGEFORMAT </w:instrText>
      </w:r>
      <w:r w:rsidRPr="00CF4292">
        <w:rPr>
          <w:color w:val="000000" w:themeColor="text1"/>
        </w:rPr>
      </w:r>
      <w:r w:rsidRPr="00CF4292">
        <w:rPr>
          <w:color w:val="000000" w:themeColor="text1"/>
        </w:rPr>
        <w:fldChar w:fldCharType="separate"/>
      </w:r>
      <w:r w:rsidR="00B27C3A" w:rsidRPr="00CF4292">
        <w:rPr>
          <w:color w:val="000000" w:themeColor="text1"/>
        </w:rPr>
        <w:t>(</w:t>
      </w:r>
      <w:r w:rsidR="00B27C3A" w:rsidRPr="00CF4292">
        <w:rPr>
          <w:noProof/>
          <w:color w:val="000000" w:themeColor="text1"/>
        </w:rPr>
        <w:t>4</w:t>
      </w:r>
      <w:r w:rsidR="00B27C3A"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The pathway with a positive objective function (i.e. negative MDF) indicates that it is thermodynamically infeasible within the given physiological concentration ranges. For performing the MDF analysis, maximum and minimum metabolite concentration bounds were established using the data from Tian et al which represents intracellular metabolites collected from wild type (WT) </w:t>
      </w:r>
      <w:r w:rsidRPr="00CF4292">
        <w:rPr>
          <w:i/>
          <w:color w:val="000000" w:themeColor="text1"/>
        </w:rPr>
        <w:t>C. thermocellum</w:t>
      </w:r>
      <w:r w:rsidRPr="00CF4292">
        <w:rPr>
          <w:color w:val="000000" w:themeColor="text1"/>
        </w:rPr>
        <w:t xml:space="preserve"> growing with and without (control) the presence of added ethanol for two replicates each at three different time points. Several cofactors were excluded from analysis due to measurement problems. To avoid biasing the results by including only a few measured cofactors, we opted to ignore measured values for all cofactors (ATP, ADP, AMP, GTP, GDP, NAD</w:t>
      </w:r>
      <w:r w:rsidRPr="00CF4292">
        <w:rPr>
          <w:rFonts w:eastAsia="Times New Roman"/>
          <w:color w:val="000000" w:themeColor="text1"/>
          <w:sz w:val="22"/>
          <w:szCs w:val="22"/>
          <w:vertAlign w:val="superscript"/>
        </w:rPr>
        <w:t>+</w:t>
      </w:r>
      <w:r w:rsidRPr="00CF4292">
        <w:rPr>
          <w:color w:val="000000" w:themeColor="text1"/>
        </w:rPr>
        <w:t>. NADH, NADP</w:t>
      </w:r>
      <w:r w:rsidRPr="00CF4292">
        <w:rPr>
          <w:rFonts w:eastAsia="Times New Roman"/>
          <w:color w:val="000000" w:themeColor="text1"/>
          <w:sz w:val="22"/>
          <w:szCs w:val="22"/>
          <w:vertAlign w:val="superscript"/>
        </w:rPr>
        <w:t>+</w:t>
      </w:r>
      <w:r w:rsidRPr="00CF4292">
        <w:rPr>
          <w:color w:val="000000" w:themeColor="text1"/>
        </w:rPr>
        <w:t xml:space="preserve"> and NADPH). Concentration ranges for energy cofactors (ATP/ADP, ATP/AMP, GTP/GDP) were set to allow ratios greater than 10:1 and redox cofactors (NADH/NAD</w:t>
      </w:r>
      <w:r w:rsidRPr="00CF4292">
        <w:rPr>
          <w:rFonts w:eastAsia="Times New Roman"/>
          <w:color w:val="000000" w:themeColor="text1"/>
          <w:sz w:val="22"/>
          <w:szCs w:val="22"/>
          <w:vertAlign w:val="superscript"/>
        </w:rPr>
        <w:t>+</w:t>
      </w:r>
      <w:r w:rsidRPr="00CF4292">
        <w:rPr>
          <w:color w:val="000000" w:themeColor="text1"/>
        </w:rPr>
        <w:t>, NADPH/NADP</w:t>
      </w:r>
      <w:r w:rsidRPr="00CF4292">
        <w:rPr>
          <w:rFonts w:eastAsia="Times New Roman"/>
          <w:color w:val="000000" w:themeColor="text1"/>
          <w:sz w:val="22"/>
          <w:szCs w:val="22"/>
          <w:vertAlign w:val="superscript"/>
        </w:rPr>
        <w:t>+</w:t>
      </w:r>
      <w:r w:rsidRPr="00CF4292">
        <w:rPr>
          <w:color w:val="000000" w:themeColor="text1"/>
        </w:rPr>
        <w:t xml:space="preserve">, </w:t>
      </w:r>
      <w:proofErr w:type="spellStart"/>
      <w:r w:rsidRPr="00CF4292">
        <w:rPr>
          <w:color w:val="000000" w:themeColor="text1"/>
        </w:rPr>
        <w:t>Fd</w:t>
      </w:r>
      <w:proofErr w:type="spellEnd"/>
      <w:r w:rsidRPr="00CF4292">
        <w:rPr>
          <w:color w:val="000000" w:themeColor="text1"/>
        </w:rPr>
        <w:t>(red)/</w:t>
      </w:r>
      <w:proofErr w:type="spellStart"/>
      <w:r w:rsidRPr="00CF4292">
        <w:rPr>
          <w:color w:val="000000" w:themeColor="text1"/>
        </w:rPr>
        <w:t>Fd</w:t>
      </w:r>
      <w:proofErr w:type="spellEnd"/>
      <w:r w:rsidRPr="00CF4292">
        <w:rPr>
          <w:color w:val="000000" w:themeColor="text1"/>
        </w:rPr>
        <w:t xml:space="preserve">(ox)) to vary between 1:100 and 100:1. Although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fixed the ratios of several cofactor pairs, we have relaxed these constraints based on other clostridia when substrate is not limiting </w:t>
      </w:r>
      <w:r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(Bennett and San, 2009; Meyer and Papoutsakis, 1989; Milo et al., 2010; Noor et al., 2014)</w:t>
      </w:r>
      <w:r w:rsidRPr="00CF4292">
        <w:rPr>
          <w:color w:val="000000" w:themeColor="text1"/>
        </w:rPr>
        <w:fldChar w:fldCharType="end"/>
      </w:r>
      <w:r w:rsidRPr="00CF4292">
        <w:rPr>
          <w:color w:val="000000" w:themeColor="text1"/>
        </w:rPr>
        <w:t xml:space="preserve">, since the values have not been experimentally </w:t>
      </w:r>
      <w:r w:rsidRPr="00CF4292">
        <w:rPr>
          <w:color w:val="000000" w:themeColor="text1"/>
        </w:rPr>
        <w:lastRenderedPageBreak/>
        <w:t xml:space="preserve">determined for </w:t>
      </w:r>
      <w:r w:rsidRPr="00CF4292">
        <w:rPr>
          <w:i/>
          <w:color w:val="000000" w:themeColor="text1"/>
        </w:rPr>
        <w:t>C. thermocellum</w:t>
      </w:r>
      <w:r w:rsidRPr="00CF4292">
        <w:rPr>
          <w:color w:val="000000" w:themeColor="text1"/>
        </w:rPr>
        <w:t xml:space="preserve">. For non-measured metabolites,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proposed a range of 1 µM to 10 mM, based largely on the work of Bennet et al </w:t>
      </w:r>
      <w:r w:rsidRPr="00CF4292">
        <w:rPr>
          <w:color w:val="000000" w:themeColor="text1"/>
        </w:rPr>
        <w:fldChar w:fldCharType="begin"/>
      </w:r>
      <w:r>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Pr="00CF4292">
        <w:rPr>
          <w:color w:val="000000" w:themeColor="text1"/>
        </w:rPr>
        <w:fldChar w:fldCharType="separate"/>
      </w:r>
      <w:r>
        <w:rPr>
          <w:noProof/>
          <w:color w:val="000000" w:themeColor="text1"/>
        </w:rPr>
        <w:t>(Bennett and San, 2009)</w:t>
      </w:r>
      <w:r w:rsidRPr="00CF4292">
        <w:rPr>
          <w:color w:val="000000" w:themeColor="text1"/>
        </w:rPr>
        <w:fldChar w:fldCharType="end"/>
      </w:r>
      <w:r w:rsidRPr="00CF4292">
        <w:rPr>
          <w:color w:val="000000" w:themeColor="text1"/>
        </w:rPr>
        <w:t xml:space="preserve">. Based on our measurements, we decided to keep the default lower concentration at 1 µM, but raise the default upper concentration from 10 mM to 20 </w:t>
      </w:r>
      <w:proofErr w:type="spellStart"/>
      <w:r w:rsidRPr="00CF4292">
        <w:rPr>
          <w:color w:val="000000" w:themeColor="text1"/>
        </w:rPr>
        <w:t>mM.</w:t>
      </w:r>
      <w:proofErr w:type="spellEnd"/>
      <w:r w:rsidRPr="00CF4292">
        <w:rPr>
          <w:color w:val="000000" w:themeColor="text1"/>
        </w:rPr>
        <w:t xml:space="preserve"> Default bounds for each metabolite is described in Supplementary </w:t>
      </w:r>
      <w:r w:rsidR="00630812">
        <w:rPr>
          <w:color w:val="000000" w:themeColor="text1"/>
        </w:rPr>
        <w:t>file 6</w:t>
      </w:r>
      <w:r w:rsidRPr="00CF4292">
        <w:rPr>
          <w:color w:val="000000" w:themeColor="text1"/>
        </w:rPr>
        <w:t xml:space="preserve">. </w:t>
      </w:r>
      <w:r>
        <w:rPr>
          <w:color w:val="000000" w:themeColor="text1"/>
        </w:rPr>
        <w:t xml:space="preserve">The pH of the system was set to 7.0 and the ionic strength set to 0.1 M. </w:t>
      </w:r>
      <w:r w:rsidRPr="00CF4292">
        <w:rPr>
          <w:color w:val="000000" w:themeColor="text1"/>
        </w:rPr>
        <w:t xml:space="preserve">The MDF problem is solved using </w:t>
      </w:r>
      <w:proofErr w:type="spellStart"/>
      <w:r w:rsidRPr="00CF4292">
        <w:rPr>
          <w:color w:val="000000" w:themeColor="text1"/>
        </w:rPr>
        <w:t>Gurobi</w:t>
      </w:r>
      <w:proofErr w:type="spellEnd"/>
      <w:r w:rsidRPr="00CF4292">
        <w:rPr>
          <w:color w:val="000000" w:themeColor="text1"/>
        </w:rPr>
        <w:t xml:space="preserve"> Optimizer v6.5.1 solver and Python script modified from the Equilibrator-API Python package </w:t>
      </w:r>
      <w:r w:rsidRPr="00CF4292">
        <w:rPr>
          <w:color w:val="000000" w:themeColor="text1"/>
        </w:rPr>
        <w:fldChar w:fldCharType="begin"/>
      </w:r>
      <w:r>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Pr="00CF4292">
        <w:rPr>
          <w:color w:val="000000" w:themeColor="text1"/>
        </w:rPr>
        <w:fldChar w:fldCharType="separate"/>
      </w:r>
      <w:r>
        <w:rPr>
          <w:noProof/>
          <w:color w:val="000000" w:themeColor="text1"/>
        </w:rPr>
        <w:t>(Noor et al., 2013)</w:t>
      </w:r>
      <w:r w:rsidRPr="00CF4292">
        <w:rPr>
          <w:color w:val="000000" w:themeColor="text1"/>
        </w:rPr>
        <w:fldChar w:fldCharType="end"/>
      </w:r>
      <w:r w:rsidRPr="00CF4292">
        <w:rPr>
          <w:color w:val="000000" w:themeColor="text1"/>
        </w:rPr>
        <w:t>.</w:t>
      </w:r>
    </w:p>
    <w:p w14:paraId="65056075" w14:textId="77777777" w:rsidR="00BF5461" w:rsidRPr="00CF4292" w:rsidRDefault="00BF5461" w:rsidP="00BF5461">
      <w:pPr>
        <w:spacing w:line="480" w:lineRule="auto"/>
        <w:rPr>
          <w:color w:val="000000" w:themeColor="text1"/>
        </w:rPr>
      </w:pPr>
    </w:p>
    <w:p w14:paraId="1A526111" w14:textId="0FA874B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EFM evaluation</w:t>
      </w:r>
    </w:p>
    <w:p w14:paraId="6562869D" w14:textId="77777777" w:rsidR="00BF5461" w:rsidRPr="00CF4292" w:rsidRDefault="00BF5461" w:rsidP="00BF5461">
      <w:pPr>
        <w:spacing w:line="480" w:lineRule="auto"/>
        <w:jc w:val="both"/>
        <w:rPr>
          <w:color w:val="000000" w:themeColor="text1"/>
        </w:rPr>
      </w:pPr>
      <w:r w:rsidRPr="00CF4292">
        <w:rPr>
          <w:color w:val="000000" w:themeColor="text1"/>
        </w:rPr>
        <w:t xml:space="preserve">We implement the algorithm to generate k-shortest EFM of a network to systematically evaluate all the EFMs associated with our network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(de Figueiredo et al., 2009)</w:t>
      </w:r>
      <w:r w:rsidRPr="00CF4292">
        <w:rPr>
          <w:color w:val="000000" w:themeColor="text1"/>
        </w:rPr>
        <w:fldChar w:fldCharType="end"/>
      </w:r>
      <w:r w:rsidRPr="00CF4292">
        <w:rPr>
          <w:color w:val="000000" w:themeColor="text1"/>
        </w:rPr>
        <w:t xml:space="preserve">. The formulation which largely matches the one of </w:t>
      </w:r>
      <w:proofErr w:type="spellStart"/>
      <w:r w:rsidRPr="00CF4292">
        <w:rPr>
          <w:color w:val="000000" w:themeColor="text1"/>
        </w:rPr>
        <w:t>OptStrain</w:t>
      </w:r>
      <w:proofErr w:type="spellEnd"/>
      <w:r w:rsidRPr="00CF4292">
        <w:rPr>
          <w:color w:val="000000" w:themeColor="text1"/>
        </w:rPr>
        <w:t xml:space="preserve"> </w:t>
      </w:r>
      <w:r w:rsidRPr="00CF4292">
        <w:rPr>
          <w:color w:val="000000" w:themeColor="text1"/>
        </w:rPr>
        <w:fldChar w:fldCharType="begin"/>
      </w:r>
      <w:r>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Pr="00CF4292">
        <w:rPr>
          <w:color w:val="000000" w:themeColor="text1"/>
        </w:rPr>
        <w:fldChar w:fldCharType="separate"/>
      </w:r>
      <w:r>
        <w:rPr>
          <w:noProof/>
          <w:color w:val="000000" w:themeColor="text1"/>
        </w:rPr>
        <w:t>(Pharkya et al., 2004)</w:t>
      </w:r>
      <w:r w:rsidRPr="00CF4292">
        <w:rPr>
          <w:color w:val="000000" w:themeColor="text1"/>
        </w:rPr>
        <w:fldChar w:fldCharType="end"/>
      </w:r>
      <w:r w:rsidRPr="00CF4292">
        <w:rPr>
          <w:color w:val="000000" w:themeColor="text1"/>
        </w:rPr>
        <w:t xml:space="preserve"> is given by: </w:t>
      </w:r>
    </w:p>
    <w:p w14:paraId="0FD33325" w14:textId="77777777" w:rsidR="00BF5461" w:rsidRPr="00CF4292" w:rsidRDefault="00BF5461" w:rsidP="00BF5461">
      <w:pPr>
        <w:spacing w:line="360" w:lineRule="auto"/>
        <w:jc w:val="both"/>
        <w:rPr>
          <w:b/>
          <w:bCs/>
          <w:iCs/>
          <w:color w:val="000000" w:themeColor="text1"/>
        </w:rPr>
      </w:pPr>
    </w:p>
    <w:p w14:paraId="345DBA74" w14:textId="77777777" w:rsidR="00BF5461" w:rsidRPr="00CF4292" w:rsidRDefault="00BF5461" w:rsidP="00BF5461">
      <w:pPr>
        <w:rPr>
          <w:color w:val="000000" w:themeColor="text1"/>
          <w:lang w:eastAsia="ko-KR"/>
        </w:rPr>
      </w:pPr>
    </w:p>
    <w:p w14:paraId="0AC6CDD5" w14:textId="77777777" w:rsidR="00BF5461" w:rsidRPr="00CF4292" w:rsidRDefault="00BF5461" w:rsidP="00BF5461">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BF5461" w:rsidRPr="00CF4292" w14:paraId="2120C6E1" w14:textId="77777777" w:rsidTr="002811B1">
        <w:tc>
          <w:tcPr>
            <w:tcW w:w="715" w:type="dxa"/>
            <w:vAlign w:val="center"/>
          </w:tcPr>
          <w:p w14:paraId="07D3281E" w14:textId="77777777" w:rsidR="00BF5461" w:rsidRPr="00CF4292" w:rsidRDefault="00BF5461" w:rsidP="002811B1">
            <w:pPr>
              <w:spacing w:line="480" w:lineRule="auto"/>
              <w:rPr>
                <w:color w:val="000000" w:themeColor="text1"/>
              </w:rPr>
            </w:pPr>
          </w:p>
        </w:tc>
        <w:tc>
          <w:tcPr>
            <w:tcW w:w="7920" w:type="dxa"/>
            <w:vAlign w:val="center"/>
          </w:tcPr>
          <w:p w14:paraId="4AB6C22B" w14:textId="77777777" w:rsidR="00BF5461" w:rsidRPr="00CF4292" w:rsidRDefault="00DB5587" w:rsidP="002811B1">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043B918" w14:textId="77777777" w:rsidR="00BF5461" w:rsidRPr="00CF4292" w:rsidRDefault="00BF5461" w:rsidP="002811B1">
            <w:pPr>
              <w:spacing w:line="480" w:lineRule="auto"/>
              <w:jc w:val="center"/>
              <w:rPr>
                <w:color w:val="000000" w:themeColor="text1"/>
              </w:rPr>
            </w:pPr>
            <w:r w:rsidRPr="00CF4292">
              <w:rPr>
                <w:color w:val="000000" w:themeColor="text1"/>
              </w:rPr>
              <w:t>(6)</w:t>
            </w:r>
          </w:p>
        </w:tc>
      </w:tr>
      <w:tr w:rsidR="00BF5461" w:rsidRPr="00CF4292" w14:paraId="43675726" w14:textId="77777777" w:rsidTr="002811B1">
        <w:tc>
          <w:tcPr>
            <w:tcW w:w="715" w:type="dxa"/>
            <w:vAlign w:val="center"/>
          </w:tcPr>
          <w:p w14:paraId="017A7491" w14:textId="77777777" w:rsidR="00BF5461" w:rsidRPr="00CF4292" w:rsidRDefault="00BF5461" w:rsidP="002811B1">
            <w:pPr>
              <w:spacing w:line="480" w:lineRule="auto"/>
              <w:rPr>
                <w:color w:val="000000" w:themeColor="text1"/>
              </w:rPr>
            </w:pPr>
          </w:p>
        </w:tc>
        <w:tc>
          <w:tcPr>
            <w:tcW w:w="7920" w:type="dxa"/>
            <w:vAlign w:val="center"/>
          </w:tcPr>
          <w:p w14:paraId="51D69573" w14:textId="77777777" w:rsidR="00BF5461" w:rsidRPr="00CF4292" w:rsidRDefault="00BF5461" w:rsidP="002811B1">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30302E27" w14:textId="77777777" w:rsidR="00BF5461" w:rsidRPr="00CF4292" w:rsidRDefault="00BF5461" w:rsidP="002811B1">
            <w:pPr>
              <w:spacing w:line="480" w:lineRule="auto"/>
              <w:jc w:val="center"/>
              <w:rPr>
                <w:color w:val="000000" w:themeColor="text1"/>
              </w:rPr>
            </w:pPr>
            <w:r w:rsidRPr="00CF4292">
              <w:rPr>
                <w:color w:val="000000" w:themeColor="text1"/>
              </w:rPr>
              <w:t>(7)</w:t>
            </w:r>
          </w:p>
        </w:tc>
      </w:tr>
      <w:tr w:rsidR="00BF5461" w:rsidRPr="00CF4292" w14:paraId="207BBC4F" w14:textId="77777777" w:rsidTr="002811B1">
        <w:tc>
          <w:tcPr>
            <w:tcW w:w="715" w:type="dxa"/>
            <w:vAlign w:val="center"/>
          </w:tcPr>
          <w:p w14:paraId="6E87237F" w14:textId="77777777" w:rsidR="00BF5461" w:rsidRPr="00CF4292" w:rsidRDefault="00BF5461" w:rsidP="002811B1">
            <w:pPr>
              <w:spacing w:line="480" w:lineRule="auto"/>
              <w:rPr>
                <w:color w:val="000000" w:themeColor="text1"/>
              </w:rPr>
            </w:pPr>
          </w:p>
        </w:tc>
        <w:tc>
          <w:tcPr>
            <w:tcW w:w="7920" w:type="dxa"/>
            <w:vAlign w:val="center"/>
          </w:tcPr>
          <w:p w14:paraId="51699F0B" w14:textId="77777777" w:rsidR="00BF5461" w:rsidRPr="00CF4292" w:rsidRDefault="00DB5587" w:rsidP="002811B1">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5C075604" w14:textId="77777777" w:rsidR="00BF5461" w:rsidRPr="00CF4292" w:rsidRDefault="00BF5461" w:rsidP="002811B1">
            <w:pPr>
              <w:spacing w:line="480" w:lineRule="auto"/>
              <w:jc w:val="center"/>
              <w:rPr>
                <w:color w:val="000000" w:themeColor="text1"/>
              </w:rPr>
            </w:pPr>
            <w:r w:rsidRPr="00CF4292">
              <w:rPr>
                <w:color w:val="000000" w:themeColor="text1"/>
              </w:rPr>
              <w:t>(8)</w:t>
            </w:r>
          </w:p>
        </w:tc>
      </w:tr>
      <w:tr w:rsidR="00BF5461" w:rsidRPr="00CF4292" w14:paraId="0EE0E52D" w14:textId="77777777" w:rsidTr="002811B1">
        <w:tc>
          <w:tcPr>
            <w:tcW w:w="715" w:type="dxa"/>
            <w:vAlign w:val="center"/>
          </w:tcPr>
          <w:p w14:paraId="45F3E8E8" w14:textId="77777777" w:rsidR="00BF5461" w:rsidRPr="00CF4292" w:rsidRDefault="00BF5461" w:rsidP="002811B1">
            <w:pPr>
              <w:spacing w:line="480" w:lineRule="auto"/>
              <w:rPr>
                <w:color w:val="000000" w:themeColor="text1"/>
              </w:rPr>
            </w:pPr>
          </w:p>
        </w:tc>
        <w:tc>
          <w:tcPr>
            <w:tcW w:w="7920" w:type="dxa"/>
            <w:vAlign w:val="center"/>
          </w:tcPr>
          <w:p w14:paraId="393AEDB0" w14:textId="77777777" w:rsidR="00BF5461" w:rsidRPr="00CF4292" w:rsidRDefault="00DB5587"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24BD57E0" w14:textId="77777777" w:rsidR="00BF5461" w:rsidRPr="00CF4292" w:rsidRDefault="00BF5461" w:rsidP="002811B1">
            <w:pPr>
              <w:spacing w:line="480" w:lineRule="auto"/>
              <w:jc w:val="center"/>
              <w:rPr>
                <w:color w:val="000000" w:themeColor="text1"/>
              </w:rPr>
            </w:pPr>
            <w:r w:rsidRPr="00CF4292">
              <w:rPr>
                <w:color w:val="000000" w:themeColor="text1"/>
              </w:rPr>
              <w:t>(9)</w:t>
            </w:r>
          </w:p>
        </w:tc>
      </w:tr>
      <w:tr w:rsidR="00BF5461" w:rsidRPr="00CF4292" w14:paraId="6ED780DF" w14:textId="77777777" w:rsidTr="002811B1">
        <w:tc>
          <w:tcPr>
            <w:tcW w:w="715" w:type="dxa"/>
            <w:vAlign w:val="center"/>
          </w:tcPr>
          <w:p w14:paraId="64C496AF" w14:textId="77777777" w:rsidR="00BF5461" w:rsidRPr="00CF4292" w:rsidRDefault="00BF5461" w:rsidP="002811B1">
            <w:pPr>
              <w:spacing w:line="480" w:lineRule="auto"/>
              <w:rPr>
                <w:color w:val="000000" w:themeColor="text1"/>
              </w:rPr>
            </w:pPr>
          </w:p>
        </w:tc>
        <w:tc>
          <w:tcPr>
            <w:tcW w:w="7920" w:type="dxa"/>
            <w:vAlign w:val="center"/>
          </w:tcPr>
          <w:p w14:paraId="64D59F46" w14:textId="77777777" w:rsidR="00BF5461" w:rsidRPr="00CF4292" w:rsidRDefault="00DB5587"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724C2940" w14:textId="77777777" w:rsidR="00BF5461" w:rsidRPr="00CF4292" w:rsidRDefault="00BF5461" w:rsidP="002811B1">
            <w:pPr>
              <w:spacing w:line="480" w:lineRule="auto"/>
              <w:jc w:val="center"/>
              <w:rPr>
                <w:color w:val="000000" w:themeColor="text1"/>
              </w:rPr>
            </w:pPr>
            <w:r w:rsidRPr="00CF4292">
              <w:rPr>
                <w:color w:val="000000" w:themeColor="text1"/>
              </w:rPr>
              <w:t>(10)</w:t>
            </w:r>
          </w:p>
        </w:tc>
      </w:tr>
      <w:tr w:rsidR="00BF5461" w:rsidRPr="00CF4292" w14:paraId="75C4429D" w14:textId="77777777" w:rsidTr="002811B1">
        <w:tc>
          <w:tcPr>
            <w:tcW w:w="715" w:type="dxa"/>
            <w:vAlign w:val="center"/>
          </w:tcPr>
          <w:p w14:paraId="5C77D855" w14:textId="77777777" w:rsidR="00BF5461" w:rsidRPr="00CF4292" w:rsidRDefault="00BF5461" w:rsidP="002811B1">
            <w:pPr>
              <w:spacing w:line="480" w:lineRule="auto"/>
              <w:rPr>
                <w:color w:val="000000" w:themeColor="text1"/>
              </w:rPr>
            </w:pPr>
          </w:p>
        </w:tc>
        <w:tc>
          <w:tcPr>
            <w:tcW w:w="7920" w:type="dxa"/>
            <w:vAlign w:val="center"/>
          </w:tcPr>
          <w:p w14:paraId="7CB30F50" w14:textId="77777777" w:rsidR="00BF5461" w:rsidRPr="00CF4292" w:rsidRDefault="00DB5587"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7C5F797A" w14:textId="77777777" w:rsidR="00BF5461" w:rsidRPr="00CF4292" w:rsidRDefault="00BF5461" w:rsidP="002811B1">
            <w:pPr>
              <w:spacing w:line="480" w:lineRule="auto"/>
              <w:jc w:val="center"/>
              <w:rPr>
                <w:color w:val="000000" w:themeColor="text1"/>
              </w:rPr>
            </w:pPr>
            <w:r w:rsidRPr="00CF4292">
              <w:rPr>
                <w:color w:val="000000" w:themeColor="text1"/>
              </w:rPr>
              <w:t>(11)</w:t>
            </w:r>
          </w:p>
        </w:tc>
      </w:tr>
      <w:tr w:rsidR="00BF5461" w:rsidRPr="00CF4292" w14:paraId="7257626E" w14:textId="77777777" w:rsidTr="002811B1">
        <w:tc>
          <w:tcPr>
            <w:tcW w:w="715" w:type="dxa"/>
            <w:vAlign w:val="center"/>
          </w:tcPr>
          <w:p w14:paraId="053C86A3" w14:textId="77777777" w:rsidR="00BF5461" w:rsidRPr="00CF4292" w:rsidRDefault="00BF5461" w:rsidP="002811B1">
            <w:pPr>
              <w:spacing w:line="480" w:lineRule="auto"/>
              <w:rPr>
                <w:color w:val="000000" w:themeColor="text1"/>
              </w:rPr>
            </w:pPr>
          </w:p>
        </w:tc>
        <w:tc>
          <w:tcPr>
            <w:tcW w:w="7920" w:type="dxa"/>
            <w:vAlign w:val="center"/>
          </w:tcPr>
          <w:p w14:paraId="7E05C998" w14:textId="77777777" w:rsidR="00BF5461" w:rsidRPr="00CF4292" w:rsidRDefault="00BF5461" w:rsidP="002811B1">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3F13B6C4" w14:textId="77777777" w:rsidR="00BF5461" w:rsidRPr="00CF4292" w:rsidRDefault="00BF5461" w:rsidP="002811B1">
            <w:pPr>
              <w:spacing w:line="480" w:lineRule="auto"/>
              <w:jc w:val="center"/>
              <w:rPr>
                <w:color w:val="000000" w:themeColor="text1"/>
              </w:rPr>
            </w:pPr>
            <w:r w:rsidRPr="00CF4292">
              <w:rPr>
                <w:color w:val="000000" w:themeColor="text1"/>
              </w:rPr>
              <w:t>(12)</w:t>
            </w:r>
          </w:p>
        </w:tc>
      </w:tr>
    </w:tbl>
    <w:p w14:paraId="1D67FF03" w14:textId="05914DA7" w:rsidR="00BF5461" w:rsidRPr="00CF4292" w:rsidRDefault="00BF5461" w:rsidP="00BF5461">
      <w:pPr>
        <w:spacing w:line="360" w:lineRule="auto"/>
        <w:jc w:val="both"/>
        <w:rPr>
          <w:color w:val="000000" w:themeColor="text1"/>
        </w:rPr>
      </w:pPr>
      <w:r w:rsidRPr="00CF4292">
        <w:rPr>
          <w:color w:val="000000" w:themeColor="text1"/>
        </w:rPr>
        <w:lastRenderedPageBreak/>
        <w:t xml:space="preserve">where </w:t>
      </w:r>
      <w:r w:rsidRPr="00CF4292">
        <w:rPr>
          <w:i/>
          <w:color w:val="000000" w:themeColor="text1"/>
        </w:rPr>
        <w:t>I</w:t>
      </w:r>
      <w:r w:rsidRPr="00CF4292">
        <w:rPr>
          <w:color w:val="000000" w:themeColor="text1"/>
        </w:rPr>
        <w:t xml:space="preserve"> is the set of all metabolites and </w:t>
      </w:r>
      <w:r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 reactions,</w:t>
      </w:r>
      <w:r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Pr="00CF4292">
        <w:rPr>
          <w:bCs/>
          <w:iCs/>
          <w:color w:val="000000" w:themeColor="text1"/>
        </w:rPr>
        <w:t xml:space="preserve">represents the stoichiometric coefficient of the metabolite </w:t>
      </w:r>
      <w:proofErr w:type="spellStart"/>
      <w:r w:rsidRPr="00CF4292">
        <w:rPr>
          <w:bCs/>
          <w:i/>
          <w:iCs/>
          <w:color w:val="000000" w:themeColor="text1"/>
        </w:rPr>
        <w:t>i</w:t>
      </w:r>
      <w:proofErr w:type="spellEnd"/>
      <w:r w:rsidRPr="00CF4292">
        <w:rPr>
          <w:bCs/>
          <w:iCs/>
          <w:color w:val="000000" w:themeColor="text1"/>
        </w:rPr>
        <w:t xml:space="preserve"> in reaction </w:t>
      </w:r>
      <w:r w:rsidRPr="00CF4292">
        <w:rPr>
          <w:bCs/>
          <w:i/>
          <w:iCs/>
          <w:color w:val="000000" w:themeColor="text1"/>
        </w:rPr>
        <w:t>j</w:t>
      </w:r>
      <w:r w:rsidRPr="00CF4292">
        <w:rPr>
          <w:color w:val="000000" w:themeColor="text1"/>
        </w:rPr>
        <w:t xml:space="preserve">, </w:t>
      </w:r>
      <w:r w:rsidRPr="00CF4292">
        <w:rPr>
          <w:i/>
          <w:color w:val="000000" w:themeColor="text1"/>
        </w:rPr>
        <w:t>K</w:t>
      </w:r>
      <w:r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w:proofErr w:type="gramStart"/>
            <m:r>
              <w:rPr>
                <w:rFonts w:ascii="Cambria Math" w:hAnsi="Cambria Math"/>
                <w:color w:val="000000" w:themeColor="text1"/>
              </w:rPr>
              <m:t>opt,k</m:t>
            </m:r>
            <w:proofErr w:type="gramEnd"/>
          </m:sup>
        </m:sSubSup>
      </m:oMath>
      <w:r w:rsidRPr="00CF4292">
        <w:rPr>
          <w:bCs/>
          <w:iCs/>
          <w:color w:val="000000" w:themeColor="text1"/>
          <w:sz w:val="22"/>
          <w:szCs w:val="22"/>
        </w:rPr>
        <w:t xml:space="preserve"> </w:t>
      </w:r>
      <w:r w:rsidRPr="00CF4292">
        <w:rPr>
          <w:color w:val="000000" w:themeColor="text1"/>
        </w:rPr>
        <w:t xml:space="preserve">indicates the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in the </w:t>
      </w:r>
      <w:r w:rsidRPr="00CF4292">
        <w:rPr>
          <w:i/>
          <w:color w:val="000000" w:themeColor="text1"/>
        </w:rPr>
        <w:t>k</w:t>
      </w:r>
      <w:r w:rsidRPr="00CF4292">
        <w:rPr>
          <w:i/>
          <w:color w:val="000000" w:themeColor="text1"/>
          <w:vertAlign w:val="superscript"/>
        </w:rPr>
        <w:t>th</w:t>
      </w:r>
      <w:r w:rsidRPr="00CF4292">
        <w:rPr>
          <w:color w:val="000000" w:themeColor="text1"/>
        </w:rPr>
        <w:t xml:space="preserve"> solution .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(constraint 10) assumes a value of 1 if the reaction </w:t>
      </w:r>
      <w:r w:rsidRPr="00CF4292">
        <w:rPr>
          <w:i/>
          <w:color w:val="000000" w:themeColor="text1"/>
        </w:rPr>
        <w:t>j</w:t>
      </w:r>
      <w:r w:rsidRPr="00CF4292">
        <w:rPr>
          <w:color w:val="000000" w:themeColor="text1"/>
        </w:rPr>
        <w:t xml:space="preserve"> is included in the EFM and 0 otherwise. The smallest EFM is found by minimizing the sum of all these binary variables as shown by constraint 6. </w:t>
      </w:r>
      <w:r w:rsidRPr="00CF4292">
        <w:rPr>
          <w:bCs/>
          <w:iCs/>
          <w:color w:val="000000" w:themeColor="text1"/>
        </w:rPr>
        <w:t xml:space="preserve">Steady state of the network is ensured by enforcing no net accumulation or consumption of metabolites as shown by </w:t>
      </w:r>
      <w:r w:rsidRPr="00CF4292">
        <w:rPr>
          <w:color w:val="000000" w:themeColor="text1"/>
        </w:rPr>
        <w:t>constraint</w:t>
      </w:r>
      <w:r w:rsidRPr="00CF4292">
        <w:rPr>
          <w:bCs/>
          <w:iCs/>
          <w:color w:val="000000" w:themeColor="text1"/>
        </w:rPr>
        <w:t xml:space="preserve"> 7. The network is decomposed to ensure that all reaction fluxes are positive (constraint 11) and t</w:t>
      </w:r>
      <w:r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was linked to reaction rates by constraint 8.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are fixed by constraint 9 to ensure that all EFMs consume the substrate (cellobiose) and generate the product (ethanol). Reaction pairs which should not appear in the same EFM can be excluded by adding an exclusivity constraint (i.e., only one reaction from the pair is active in any given solution) on their corresponding binary variables. We finally use integer cuts (constraint 12) to generate all possible EFMs associated with the network. The ATP generated by any given EFM is calculated by adding the fluxes of the two ATP hydrolysis </w:t>
      </w:r>
      <w:r w:rsidRPr="00614724">
        <w:rPr>
          <w:color w:val="FF0000"/>
        </w:rPr>
        <w:t>reaction</w:t>
      </w:r>
      <w:r w:rsidR="00614724" w:rsidRPr="00614724">
        <w:rPr>
          <w:color w:val="FF0000"/>
        </w:rPr>
        <w:t>s</w:t>
      </w:r>
      <w:r w:rsidRPr="00CF4292">
        <w:rPr>
          <w:color w:val="000000" w:themeColor="text1"/>
        </w:rPr>
        <w:t xml:space="preserve"> in the models (Table </w:t>
      </w:r>
      <w:r w:rsidR="00FB6442">
        <w:rPr>
          <w:color w:val="000000" w:themeColor="text1"/>
        </w:rPr>
        <w:t>2</w:t>
      </w:r>
      <w:r w:rsidRPr="00CF4292">
        <w:rPr>
          <w:color w:val="000000" w:themeColor="text1"/>
        </w:rPr>
        <w:t>).</w:t>
      </w:r>
    </w:p>
    <w:p w14:paraId="39AEE30B" w14:textId="490B887A" w:rsidR="00BF5461" w:rsidRPr="00CF4292" w:rsidRDefault="00BF5461" w:rsidP="00BF5461">
      <w:pPr>
        <w:spacing w:line="360" w:lineRule="auto"/>
        <w:jc w:val="both"/>
        <w:rPr>
          <w:bCs/>
          <w:iCs/>
          <w:color w:val="000000" w:themeColor="text1"/>
        </w:rPr>
      </w:pPr>
      <w:r w:rsidRPr="00CF4292">
        <w:rPr>
          <w:bCs/>
          <w:iCs/>
          <w:color w:val="000000" w:themeColor="text1"/>
        </w:rPr>
        <w:t xml:space="preserve">Table </w:t>
      </w:r>
      <w:r w:rsidR="00FB6442">
        <w:rPr>
          <w:bCs/>
          <w:iCs/>
          <w:color w:val="000000" w:themeColor="text1"/>
        </w:rPr>
        <w:t>2</w:t>
      </w:r>
      <w:r w:rsidRPr="00CF4292">
        <w:rPr>
          <w:bCs/>
          <w:iCs/>
          <w:color w:val="000000" w:themeColor="text1"/>
        </w:rPr>
        <w:t>: List of all possible reactions in any given EFM.</w:t>
      </w:r>
    </w:p>
    <w:tbl>
      <w:tblPr>
        <w:tblStyle w:val="PlainTable5"/>
        <w:tblW w:w="8521" w:type="dxa"/>
        <w:tblLook w:val="04A0" w:firstRow="1" w:lastRow="0" w:firstColumn="1" w:lastColumn="0" w:noHBand="0" w:noVBand="1"/>
      </w:tblPr>
      <w:tblGrid>
        <w:gridCol w:w="1715"/>
        <w:gridCol w:w="6806"/>
      </w:tblGrid>
      <w:tr w:rsidR="00BF5461" w:rsidRPr="00CF4292" w14:paraId="53EDF85F" w14:textId="77777777" w:rsidTr="002811B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0548E561" w14:textId="77777777" w:rsidR="00BF5461" w:rsidRPr="00CF4292" w:rsidRDefault="00BF5461" w:rsidP="002811B1">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58947F8C" w14:textId="77777777" w:rsidR="00BF5461" w:rsidRPr="00CF4292" w:rsidRDefault="00BF5461" w:rsidP="002811B1">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BF5461" w:rsidRPr="00CF4292" w14:paraId="0D8EBC13"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B5E3E8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1991E86F"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 ATP &lt;=&gt; ADP + pi </w:t>
            </w:r>
          </w:p>
        </w:tc>
      </w:tr>
      <w:tr w:rsidR="00BF5461" w:rsidRPr="00CF4292" w14:paraId="65A40A85"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7D1DEE6"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0960E7AA"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BF5461" w:rsidRPr="00CF4292" w14:paraId="73373FA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1347F2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35FE2DF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BF5461" w:rsidRPr="00CF4292" w14:paraId="57E0C9D7"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9247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6BC0A0A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BF5461" w:rsidRPr="00CF4292" w14:paraId="0BA372C2"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AC118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52A1CE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BF5461" w:rsidRPr="00CF4292" w14:paraId="0C4019C9"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8762FB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0911D5B4"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BF5461" w:rsidRPr="00CF4292" w14:paraId="00A2C12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29DAC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ABA1ACB"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BF5461" w:rsidRPr="00CF4292" w14:paraId="7792271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D9B69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13F61A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BF5461" w:rsidRPr="00CF4292" w14:paraId="651E252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CF2C55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4889AF7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BF5461" w:rsidRPr="00CF4292" w14:paraId="04BD2C8A"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085163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1CB2719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BF5461" w:rsidRPr="00CF4292" w14:paraId="3F66302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626CD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22F5811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BF5461" w:rsidRPr="00CF4292" w14:paraId="624A3C6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E5288C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4F5746F6"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g3p &lt;=&gt; NADH + 13dpg </w:t>
            </w:r>
          </w:p>
        </w:tc>
      </w:tr>
      <w:tr w:rsidR="00BF5461" w:rsidRPr="00CF4292" w14:paraId="53C97C7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4FD4BD5"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14531E9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NADPH </w:t>
            </w:r>
          </w:p>
        </w:tc>
      </w:tr>
      <w:tr w:rsidR="00BF5461" w:rsidRPr="00CF4292" w14:paraId="1EF56A4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3B9CE5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3A2E581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+ 13dpg &lt;=&gt; ATP + 3pg </w:t>
            </w:r>
          </w:p>
        </w:tc>
      </w:tr>
      <w:tr w:rsidR="00BF5461" w:rsidRPr="00CF4292" w14:paraId="6C9A92E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7FBFBE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28FC281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+ 13dpg &lt;=&gt; GTP + 3pg </w:t>
            </w:r>
          </w:p>
        </w:tc>
      </w:tr>
      <w:tr w:rsidR="00BF5461" w:rsidRPr="00CF4292" w14:paraId="6F8E6FD6"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103A47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03C9CB7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BF5461" w:rsidRPr="00CF4292" w14:paraId="04B34F66"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6655C8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ENO</w:t>
            </w:r>
          </w:p>
        </w:tc>
        <w:tc>
          <w:tcPr>
            <w:tcW w:w="6806" w:type="dxa"/>
            <w:noWrap/>
            <w:hideMark/>
          </w:tcPr>
          <w:p w14:paraId="399ADA3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6114708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F9AB7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1E348D1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BF5461" w:rsidRPr="00CF4292" w14:paraId="1B4938F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2EFE4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6DDEE6C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r>
      <w:tr w:rsidR="00BF5461" w:rsidRPr="00CF4292" w14:paraId="1EDC6FE0"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31B242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PEPCK</w:t>
            </w:r>
          </w:p>
        </w:tc>
        <w:tc>
          <w:tcPr>
            <w:tcW w:w="6806" w:type="dxa"/>
            <w:noWrap/>
            <w:hideMark/>
          </w:tcPr>
          <w:p w14:paraId="234811B7"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 </w:t>
            </w:r>
          </w:p>
        </w:tc>
      </w:tr>
      <w:tr w:rsidR="00BF5461" w:rsidRPr="00CF4292" w14:paraId="777322DF"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9BCA86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25959B4A"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mal-l </w:t>
            </w:r>
          </w:p>
        </w:tc>
      </w:tr>
      <w:tr w:rsidR="00BF5461" w:rsidRPr="00CF4292" w14:paraId="70EF4404"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0DBFA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057EEA4D"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 </w:t>
            </w:r>
          </w:p>
        </w:tc>
      </w:tr>
      <w:tr w:rsidR="00BF5461" w:rsidRPr="00CF4292" w14:paraId="6D664D1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11489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00198094"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0E1D539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A81BF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344675AE"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5F36F24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61D080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72CA8AA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+ 1 h + 1 pi &lt;=&gt; 2 FDXOX + 1 NADH + 0.5 ppi + 0.5 h2o </w:t>
            </w:r>
          </w:p>
        </w:tc>
      </w:tr>
      <w:tr w:rsidR="00BF5461" w:rsidRPr="00CF4292" w14:paraId="3587CAE2"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F9692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NFN</w:t>
            </w:r>
          </w:p>
        </w:tc>
        <w:tc>
          <w:tcPr>
            <w:tcW w:w="6806" w:type="dxa"/>
            <w:noWrap/>
            <w:hideMark/>
          </w:tcPr>
          <w:p w14:paraId="504300F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BF5461" w:rsidRPr="00CF4292" w14:paraId="0B75181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57F15D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6774EB5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7FE9954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2ACA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529A2E2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48B6CDD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F10184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ALDH-NADPH</w:t>
            </w:r>
          </w:p>
        </w:tc>
        <w:tc>
          <w:tcPr>
            <w:tcW w:w="6806" w:type="dxa"/>
            <w:noWrap/>
            <w:hideMark/>
          </w:tcPr>
          <w:p w14:paraId="6780868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6160DC7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03FCFD"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3C0D32C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w:t>
            </w:r>
          </w:p>
        </w:tc>
      </w:tr>
      <w:tr w:rsidR="00BF5461" w:rsidRPr="00CF4292" w14:paraId="552316A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BF6D6F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27A08BE2"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BF5461" w:rsidRPr="00CF4292" w14:paraId="09F18EE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E28A4F6"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384D5639"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h &lt;=&gt;NAD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+ 2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+ 2 FDXOX </w:t>
            </w:r>
          </w:p>
        </w:tc>
      </w:tr>
      <w:tr w:rsidR="00BF5461" w:rsidRPr="00CF4292" w14:paraId="782CB33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304886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2FF22971"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BF5461" w:rsidRPr="00CF4292" w14:paraId="03FFDF5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E3EC51"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73EDC733"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pi &lt;=&gt; ADP + ppi</w:t>
            </w:r>
          </w:p>
        </w:tc>
      </w:tr>
      <w:tr w:rsidR="00BF5461" w:rsidRPr="00CF4292" w14:paraId="664F65D8"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A2726E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1B0D3FA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BF5461" w:rsidRPr="00CF4292" w14:paraId="47FFFFA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F03058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01F8FC9F"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BF5461" w:rsidRPr="00CF4292" w14:paraId="2B20F72B"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43009E97"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09D0D250"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AMP + ppi </w:t>
            </w:r>
          </w:p>
        </w:tc>
      </w:tr>
    </w:tbl>
    <w:p w14:paraId="016F60E4" w14:textId="77777777" w:rsidR="00BF5461" w:rsidRPr="00BF5461" w:rsidRDefault="00BF5461" w:rsidP="00BF5461">
      <w:pPr>
        <w:pStyle w:val="Heading1"/>
        <w:numPr>
          <w:ilvl w:val="0"/>
          <w:numId w:val="0"/>
        </w:numPr>
        <w:spacing w:line="480" w:lineRule="auto"/>
        <w:ind w:left="360"/>
        <w:rPr>
          <w:color w:val="000000" w:themeColor="text1"/>
          <w:sz w:val="28"/>
        </w:rPr>
      </w:pPr>
    </w:p>
    <w:p w14:paraId="49AA7452" w14:textId="28E4B7C9" w:rsidR="00CA5834" w:rsidRPr="00A76D0B" w:rsidRDefault="00F172B5" w:rsidP="00183435">
      <w:pPr>
        <w:pStyle w:val="Heading1"/>
        <w:numPr>
          <w:ilvl w:val="0"/>
          <w:numId w:val="8"/>
        </w:numPr>
        <w:spacing w:line="480" w:lineRule="auto"/>
        <w:rPr>
          <w:color w:val="000000" w:themeColor="text1"/>
        </w:rPr>
      </w:pPr>
      <w:r w:rsidRPr="00A76D0B">
        <w:rPr>
          <w:color w:val="000000" w:themeColor="text1"/>
        </w:rPr>
        <w:t>Results and discussion</w:t>
      </w:r>
    </w:p>
    <w:p w14:paraId="3A21FEEA" w14:textId="2A7F9735" w:rsidR="00950575" w:rsidRPr="00CF4292" w:rsidRDefault="00950575" w:rsidP="00950575">
      <w:pPr>
        <w:rPr>
          <w:color w:val="000000" w:themeColor="text1"/>
          <w:lang w:eastAsia="ko-KR"/>
        </w:rPr>
      </w:pPr>
    </w:p>
    <w:p w14:paraId="5D80F583" w14:textId="2B90CD17" w:rsidR="004B7315" w:rsidRPr="009A5809"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 xml:space="preserve">(see Supplementary </w:t>
      </w:r>
      <w:r w:rsidR="00A92A81">
        <w:rPr>
          <w:color w:val="000000" w:themeColor="text1"/>
        </w:rPr>
        <w:t>file 1</w:t>
      </w:r>
      <w:r w:rsidR="00F31987" w:rsidRPr="00CF4292">
        <w:rPr>
          <w:color w:val="000000" w:themeColor="text1"/>
        </w:rPr>
        <w:t>)</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9A5809">
        <w:rPr>
          <w:bCs/>
          <w:color w:val="000000" w:themeColor="text1"/>
        </w:rPr>
        <w:t xml:space="preserve">concentration dataset (excluding </w:t>
      </w:r>
      <w:r w:rsidR="00343E4A" w:rsidRPr="009A5809">
        <w:rPr>
          <w:bCs/>
          <w:color w:val="000000" w:themeColor="text1"/>
        </w:rPr>
        <w:t>3</w:t>
      </w:r>
      <w:r w:rsidR="00E30DA2" w:rsidRPr="009A5809">
        <w:rPr>
          <w:bCs/>
          <w:color w:val="000000" w:themeColor="text1"/>
        </w:rPr>
        <w:t>pg</w:t>
      </w:r>
      <w:r w:rsidR="00097971" w:rsidRPr="009A5809">
        <w:rPr>
          <w:bCs/>
          <w:color w:val="000000" w:themeColor="text1"/>
        </w:rPr>
        <w:t xml:space="preserve">) </w:t>
      </w:r>
      <w:r w:rsidR="00075AFE" w:rsidRPr="009A5809">
        <w:rPr>
          <w:bCs/>
          <w:color w:val="000000" w:themeColor="text1"/>
        </w:rPr>
        <w:t xml:space="preserve">was </w:t>
      </w:r>
      <w:r w:rsidR="00097971" w:rsidRPr="009A5809">
        <w:rPr>
          <w:bCs/>
          <w:color w:val="000000" w:themeColor="text1"/>
        </w:rPr>
        <w:t xml:space="preserve">subsequently used to constrain the wild-type pathway thermodynamics of </w:t>
      </w:r>
      <w:r w:rsidR="00097971" w:rsidRPr="009A5809">
        <w:rPr>
          <w:bCs/>
          <w:i/>
          <w:color w:val="000000" w:themeColor="text1"/>
        </w:rPr>
        <w:t>C. thermocellum.</w:t>
      </w:r>
      <w:r w:rsidR="00097971" w:rsidRPr="009A5809">
        <w:rPr>
          <w:bCs/>
          <w:color w:val="000000" w:themeColor="text1"/>
        </w:rPr>
        <w:t xml:space="preserve"> </w:t>
      </w:r>
      <w:r w:rsidR="00BA5B98" w:rsidRPr="00BA5B98">
        <w:rPr>
          <w:color w:val="000000" w:themeColor="text1"/>
        </w:rPr>
        <w:t xml:space="preserve">It revealed that at high ethanol concentrations, </w:t>
      </w:r>
      <w:r w:rsidR="00BA5B98" w:rsidRPr="00193365">
        <w:rPr>
          <w:bCs/>
          <w:color w:val="000000" w:themeColor="text1"/>
        </w:rPr>
        <w:t>a non-positive</w:t>
      </w:r>
      <w:r w:rsidR="00BA5B98" w:rsidRPr="00BA5B98">
        <w:rPr>
          <w:color w:val="000000" w:themeColor="text1"/>
        </w:rPr>
        <w:t xml:space="preserve"> MDF </w:t>
      </w:r>
      <w:r w:rsidR="00BA5B98" w:rsidRPr="00193365">
        <w:rPr>
          <w:bCs/>
          <w:color w:val="000000" w:themeColor="text1"/>
        </w:rPr>
        <w:t>becomes inevitable</w:t>
      </w:r>
      <w:r w:rsidR="00BA5B98" w:rsidRPr="00BA5B98">
        <w:rPr>
          <w:color w:val="000000" w:themeColor="text1"/>
        </w:rPr>
        <w:t xml:space="preserve"> across five reactions (PFK, FBA, GAPDH, ALDH and ADH</w:t>
      </w:r>
      <w:r w:rsidR="00BA5B98" w:rsidRPr="00193365">
        <w:rPr>
          <w:bCs/>
          <w:color w:val="000000" w:themeColor="text1"/>
        </w:rPr>
        <w:t>)</w:t>
      </w:r>
      <w:r w:rsidR="00BA5B98" w:rsidRPr="00BA5B98">
        <w:rPr>
          <w:color w:val="000000" w:themeColor="text1"/>
        </w:rPr>
        <w:t xml:space="preserve"> due to </w:t>
      </w:r>
      <w:r w:rsidR="00BA5B98" w:rsidRPr="00193365">
        <w:rPr>
          <w:bCs/>
          <w:color w:val="000000" w:themeColor="text1"/>
        </w:rPr>
        <w:t>the increased</w:t>
      </w:r>
      <w:r w:rsidR="00BA5B98" w:rsidRPr="00BA5B98">
        <w:rPr>
          <w:color w:val="000000" w:themeColor="text1"/>
        </w:rPr>
        <w:t xml:space="preserve"> NADH and sugar phosphate levels</w:t>
      </w:r>
      <w:r w:rsidR="00BA5B98" w:rsidRPr="00193365">
        <w:rPr>
          <w:bCs/>
          <w:color w:val="000000" w:themeColor="text1"/>
        </w:rPr>
        <w:t>. Consequently, this causes an inhibition in</w:t>
      </w:r>
      <w:r w:rsidR="00BA5B98" w:rsidRPr="00BA5B98">
        <w:rPr>
          <w:color w:val="000000" w:themeColor="text1"/>
        </w:rPr>
        <w:t xml:space="preserve"> ethanol production.</w:t>
      </w:r>
      <w:r w:rsidR="00097971" w:rsidRPr="009A5809">
        <w:rPr>
          <w:bCs/>
          <w:color w:val="000000" w:themeColor="text1"/>
        </w:rPr>
        <w:t xml:space="preserve"> </w:t>
      </w:r>
    </w:p>
    <w:p w14:paraId="3E99BD7D" w14:textId="23269842" w:rsidR="00097971" w:rsidRPr="00CF4292" w:rsidRDefault="004B7315" w:rsidP="00097971">
      <w:pPr>
        <w:spacing w:line="480" w:lineRule="auto"/>
        <w:jc w:val="both"/>
        <w:rPr>
          <w:bCs/>
          <w:color w:val="000000" w:themeColor="text1"/>
        </w:rPr>
      </w:pPr>
      <w:r w:rsidRPr="009A5809">
        <w:rPr>
          <w:bCs/>
          <w:color w:val="000000" w:themeColor="text1"/>
        </w:rPr>
        <w:lastRenderedPageBreak/>
        <w:t>T</w:t>
      </w:r>
      <w:r w:rsidR="00097971" w:rsidRPr="009A5809">
        <w:rPr>
          <w:bCs/>
          <w:color w:val="000000" w:themeColor="text1"/>
        </w:rPr>
        <w:t xml:space="preserve">welve plausible metabolic interventions by modifying cofactor dependencies of pathway </w:t>
      </w:r>
      <w:r w:rsidR="00097971" w:rsidRPr="00CF4292">
        <w:rPr>
          <w:bCs/>
          <w:color w:val="000000" w:themeColor="text1"/>
        </w:rPr>
        <w:t xml:space="preserve">enzymes (see Table </w:t>
      </w:r>
      <w:r w:rsidR="00A76D0B">
        <w:rPr>
          <w:bCs/>
          <w:color w:val="000000" w:themeColor="text1"/>
        </w:rPr>
        <w:t>3</w:t>
      </w:r>
      <w:r w:rsidR="00097971" w:rsidRPr="00CF4292">
        <w:rPr>
          <w:bCs/>
          <w:color w:val="000000" w:themeColor="text1"/>
        </w:rPr>
        <w:t xml:space="preserve">)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 xml:space="preserve">hese enzyme modifications both individually and in combination by using </w:t>
      </w:r>
      <w:del w:id="43" w:author="Satyakam Dash" w:date="2019-05-02T13:23:00Z">
        <w:r w:rsidR="00097971" w:rsidRPr="00CF4292" w:rsidDel="006B615C">
          <w:rPr>
            <w:bCs/>
            <w:color w:val="000000" w:themeColor="text1"/>
          </w:rPr>
          <w:delText>the concept of</w:delText>
        </w:r>
      </w:del>
      <w:ins w:id="44" w:author="Satyakam Dash" w:date="2019-05-02T13:23:00Z">
        <w:r w:rsidR="006B615C">
          <w:rPr>
            <w:bCs/>
            <w:color w:val="000000" w:themeColor="text1"/>
          </w:rPr>
          <w:t xml:space="preserve"> set of</w:t>
        </w:r>
      </w:ins>
      <w:r w:rsidR="00097971" w:rsidRPr="00CF4292">
        <w:rPr>
          <w:bCs/>
          <w:color w:val="000000" w:themeColor="text1"/>
        </w:rPr>
        <w:t xml:space="preserve"> </w:t>
      </w:r>
      <w:ins w:id="45" w:author="Satyakam Dash" w:date="2019-05-02T13:23:00Z">
        <w:r w:rsidR="006B615C" w:rsidRPr="00CF4292">
          <w:rPr>
            <w:bCs/>
            <w:color w:val="000000" w:themeColor="text1"/>
          </w:rPr>
          <w:t xml:space="preserve">redox and energy balanced </w:t>
        </w:r>
      </w:ins>
      <w:r w:rsidR="00097971" w:rsidRPr="00CF4292">
        <w:rPr>
          <w:bCs/>
          <w:color w:val="000000" w:themeColor="text1"/>
        </w:rPr>
        <w:t>elementary flux modes (EFMs)</w:t>
      </w:r>
      <w:del w:id="46" w:author="Satyakam Dash" w:date="2019-05-02T13:24:00Z">
        <w:r w:rsidR="00097971" w:rsidRPr="00CF4292" w:rsidDel="006B615C">
          <w:rPr>
            <w:bCs/>
            <w:color w:val="000000" w:themeColor="text1"/>
          </w:rPr>
          <w:delText xml:space="preserve"> defined as a </w:delText>
        </w:r>
      </w:del>
      <w:del w:id="47" w:author="Satyakam Dash" w:date="2019-05-02T13:23:00Z">
        <w:r w:rsidR="00097971" w:rsidRPr="00CF4292" w:rsidDel="006B615C">
          <w:rPr>
            <w:bCs/>
            <w:color w:val="000000" w:themeColor="text1"/>
          </w:rPr>
          <w:delText xml:space="preserve">redox and energy balanced </w:delText>
        </w:r>
      </w:del>
      <w:del w:id="48" w:author="Satyakam Dash" w:date="2019-05-02T13:24:00Z">
        <w:r w:rsidR="005231AF" w:rsidDel="006B615C">
          <w:rPr>
            <w:bCs/>
            <w:color w:val="000000" w:themeColor="text1"/>
          </w:rPr>
          <w:fldChar w:fldCharType="begin"/>
        </w:r>
        <w:r w:rsidR="005231AF" w:rsidDel="006B615C">
          <w:rPr>
            <w:bCs/>
            <w:color w:val="000000" w:themeColor="text1"/>
          </w:rPr>
          <w:delInstrText xml:space="preserve"> ADDIN EN.CITE &lt;EndNote&gt;&lt;Cite&gt;&lt;Author&gt;Wlaschin&lt;/Author&gt;&lt;Year&gt;2006&lt;/Year&gt;&lt;RecNum&gt;601&lt;/RecNum&gt;&lt;DisplayText&gt;(Wlaschin et al., 2006)&lt;/DisplayText&gt;&lt;record&gt;&lt;rec-number&gt;601&lt;/rec-number&gt;&lt;foreign-keys&gt;&lt;key app="EN" db-id="rde2ee5zc0dwsbez5pg5s2ztd5fdfsdpvexd" timestamp="1556117064"&gt;601&lt;/key&gt;&lt;/foreign-keys&gt;&lt;ref-type name="Journal Article"&gt;17&lt;/ref-type&gt;&lt;contributors&gt;&lt;authors&gt;&lt;author&gt;Wlaschin, A. P.&lt;/author&gt;&lt;author&gt;Trinh, C. T.&lt;/author&gt;&lt;author&gt;Carlson, R.&lt;/author&gt;&lt;author&gt;Srienc, F.&lt;/author&gt;&lt;/authors&gt;&lt;/contributors&gt;&lt;auth-address&gt;240 Gortner Laboratory, Department of Chemical Engineering and Materials Science, and BioTechnology Institute, University of Minnesota, 1479 Gortner Avenue, St. Paul, MN 55455/55108, USA.&lt;/auth-address&gt;&lt;titles&gt;&lt;title&gt;The fractional contributions of elementary modes to the metabolism of Escherichia coli and their estimation from reaction entropies&lt;/title&gt;&lt;secondary-title&gt;Metab Eng&lt;/secondary-title&gt;&lt;/titles&gt;&lt;periodical&gt;&lt;full-title&gt;Metabolic engineering&lt;/full-title&gt;&lt;abbr-1&gt;Metab Eng&lt;/abbr-1&gt;&lt;/periodical&gt;&lt;pages&gt;338-52&lt;/pages&gt;&lt;volume&gt;8&lt;/volume&gt;&lt;number&gt;4&lt;/number&gt;&lt;keywords&gt;&lt;keyword&gt;Anaerobiosis/physiology&lt;/keyword&gt;&lt;keyword&gt;Bioreactors/*microbiology&lt;/keyword&gt;&lt;keyword&gt;Computer Simulation&lt;/keyword&gt;&lt;keyword&gt;Energy Metabolism/*physiology&lt;/keyword&gt;&lt;keyword&gt;Entropy&lt;/keyword&gt;&lt;keyword&gt;Escherichia coli/*metabolism&lt;/keyword&gt;&lt;keyword&gt;Escherichia coli Proteins/*metabolism&lt;/keyword&gt;&lt;keyword&gt;Hydroxybutyrates/*metabolism&lt;/keyword&gt;&lt;keyword&gt;Metabolic Clearance Rate&lt;/keyword&gt;&lt;keyword&gt;*Models, Biological&lt;/keyword&gt;&lt;keyword&gt;Polyesters/*metabolism&lt;/keyword&gt;&lt;keyword&gt;Signal Transduction/physiology&lt;/keyword&gt;&lt;/keywords&gt;&lt;dates&gt;&lt;year&gt;2006&lt;/year&gt;&lt;pub-dates&gt;&lt;date&gt;Jul&lt;/date&gt;&lt;/pub-dates&gt;&lt;/dates&gt;&lt;isbn&gt;1096-7176 (Print)&amp;#xD;1096-7176 (Linking)&lt;/isbn&gt;&lt;accession-num&gt;16581276&lt;/accession-num&gt;&lt;urls&gt;&lt;related-urls&gt;&lt;url&gt;https://www.ncbi.nlm.nih.gov/pubmed/16581276&lt;/url&gt;&lt;/related-urls&gt;&lt;/urls&gt;&lt;electronic-resource-num&gt;10.1016/j.ymben.2006.01.007&lt;/electronic-resource-num&gt;&lt;/record&gt;&lt;/Cite&gt;&lt;/EndNote&gt;</w:delInstrText>
        </w:r>
        <w:r w:rsidR="005231AF" w:rsidDel="006B615C">
          <w:rPr>
            <w:bCs/>
            <w:color w:val="000000" w:themeColor="text1"/>
          </w:rPr>
          <w:fldChar w:fldCharType="separate"/>
        </w:r>
        <w:r w:rsidR="005231AF" w:rsidDel="006B615C">
          <w:rPr>
            <w:bCs/>
            <w:noProof/>
            <w:color w:val="000000" w:themeColor="text1"/>
          </w:rPr>
          <w:delText>(Wlaschin et al., 2006)</w:delText>
        </w:r>
        <w:r w:rsidR="005231AF" w:rsidDel="006B615C">
          <w:rPr>
            <w:bCs/>
            <w:color w:val="000000" w:themeColor="text1"/>
          </w:rPr>
          <w:fldChar w:fldCharType="end"/>
        </w:r>
        <w:r w:rsidR="00097971" w:rsidRPr="00CF4292" w:rsidDel="006B615C">
          <w:rPr>
            <w:bCs/>
            <w:color w:val="000000" w:themeColor="text1"/>
          </w:rPr>
          <w:delText>minimal set of reactions that unde</w:delText>
        </w:r>
        <w:r w:rsidR="006A5EC6" w:rsidRPr="00CF4292" w:rsidDel="006B615C">
          <w:rPr>
            <w:bCs/>
            <w:color w:val="000000" w:themeColor="text1"/>
          </w:rPr>
          <w:delText>r steady-state conditions allows</w:delText>
        </w:r>
        <w:r w:rsidR="00097971" w:rsidRPr="00CF4292" w:rsidDel="006B615C">
          <w:rPr>
            <w:bCs/>
            <w:color w:val="000000" w:themeColor="text1"/>
          </w:rPr>
          <w:delText xml:space="preserve"> for the generation of </w:delText>
        </w:r>
        <w:r w:rsidR="006A5EC6" w:rsidRPr="00CF4292" w:rsidDel="006B615C">
          <w:rPr>
            <w:bCs/>
            <w:color w:val="000000" w:themeColor="text1"/>
          </w:rPr>
          <w:delText xml:space="preserve">a </w:delText>
        </w:r>
        <w:r w:rsidR="00097971" w:rsidRPr="00CF4292" w:rsidDel="006B615C">
          <w:rPr>
            <w:bCs/>
            <w:color w:val="000000" w:themeColor="text1"/>
          </w:rPr>
          <w:delText>set of products fr</w:delText>
        </w:r>
        <w:r w:rsidR="005231AF" w:rsidDel="006B615C">
          <w:rPr>
            <w:bCs/>
            <w:color w:val="000000" w:themeColor="text1"/>
          </w:rPr>
          <w:delText xml:space="preserve">om a given set of reactants </w:delText>
        </w:r>
        <w:r w:rsidR="005231AF" w:rsidDel="006B615C">
          <w:rPr>
            <w:bCs/>
            <w:color w:val="000000" w:themeColor="text1"/>
          </w:rPr>
          <w:fldChar w:fldCharType="begin"/>
        </w:r>
        <w:r w:rsidR="005231AF" w:rsidDel="006B615C">
          <w:rPr>
            <w:bCs/>
            <w:color w:val="000000" w:themeColor="text1"/>
          </w:rPr>
          <w:delInstrText xml:space="preserve"> ADDIN EN.CITE &lt;EndNote&gt;&lt;Cite&gt;&lt;Author&gt;Trinh&lt;/Author&gt;&lt;Year&gt;2009&lt;/Year&gt;&lt;RecNum&gt;600&lt;/RecNum&gt;&lt;DisplayText&gt;(Trinh et al., 2009)&lt;/DisplayText&gt;&lt;record&gt;&lt;rec-number&gt;600&lt;/rec-number&gt;&lt;foreign-keys&gt;&lt;key app="EN" db-id="rde2ee5zc0dwsbez5pg5s2ztd5fdfsdpvexd" timestamp="1556116857"&gt;600&lt;/key&gt;&lt;/foreign-keys&gt;&lt;ref-type name="Journal Article"&gt;17&lt;/ref-type&gt;&lt;contributors&gt;&lt;authors&gt;&lt;author&gt;Trinh, C. T.&lt;/author&gt;&lt;author&gt;Wlaschin, A.&lt;/author&gt;&lt;author&gt;Srienc, F.&lt;/author&gt;&lt;/authors&gt;&lt;/contributors&gt;&lt;auth-address&gt;Department of Chemical Engineering and Materials Science, University of Minnesota, 151 Amundson Hall, 421 Washington Ave SE, Minneapolis, MN 55455, USA.&lt;/auth-address&gt;&lt;titles&gt;&lt;title&gt;Elementary mode analysis: a useful metabolic pathway analysis tool for characterizing cellular metabolism&lt;/title&gt;&lt;secondary-title&gt;Appl Microbiol Biotechnol&lt;/secondary-title&gt;&lt;/titles&gt;&lt;periodical&gt;&lt;full-title&gt;Appl Microbiol Biotechnol&lt;/full-title&gt;&lt;/periodical&gt;&lt;pages&gt;813-26&lt;/pages&gt;&lt;volume&gt;81&lt;/volume&gt;&lt;number&gt;5&lt;/number&gt;&lt;keywords&gt;&lt;keyword&gt;*Biochemical Phenomena&lt;/keyword&gt;&lt;keyword&gt;Biotechnology/*methods&lt;/keyword&gt;&lt;keyword&gt;*Cell Physiological Phenomena&lt;/keyword&gt;&lt;keyword&gt;Computational Biology&lt;/keyword&gt;&lt;keyword&gt;*Metabolic Networks and Pathways&lt;/keyword&gt;&lt;/keywords&gt;&lt;dates&gt;&lt;year&gt;2009&lt;/year&gt;&lt;pub-dates&gt;&lt;date&gt;Jan&lt;/date&gt;&lt;/pub-dates&gt;&lt;/dates&gt;&lt;isbn&gt;1432-0614 (Electronic)&amp;#xD;0175-7598 (Linking)&lt;/isbn&gt;&lt;accession-num&gt;19015845&lt;/accession-num&gt;&lt;urls&gt;&lt;related-urls&gt;&lt;url&gt;https://www.ncbi.nlm.nih.gov/pubmed/19015845&lt;/url&gt;&lt;/related-urls&gt;&lt;/urls&gt;&lt;custom2&gt;PMC2909134&lt;/custom2&gt;&lt;electronic-resource-num&gt;10.1007/s00253-008-1770-1&lt;/electronic-resource-num&gt;&lt;/record&gt;&lt;/Cite&gt;&lt;/EndNote&gt;</w:delInstrText>
        </w:r>
        <w:r w:rsidR="005231AF" w:rsidDel="006B615C">
          <w:rPr>
            <w:bCs/>
            <w:color w:val="000000" w:themeColor="text1"/>
          </w:rPr>
          <w:fldChar w:fldCharType="separate"/>
        </w:r>
        <w:r w:rsidR="005231AF" w:rsidDel="006B615C">
          <w:rPr>
            <w:bCs/>
            <w:noProof/>
            <w:color w:val="000000" w:themeColor="text1"/>
          </w:rPr>
          <w:delText>(Trinh et al., 2009)</w:delText>
        </w:r>
        <w:r w:rsidR="005231AF" w:rsidDel="006B615C">
          <w:rPr>
            <w:bCs/>
            <w:color w:val="000000" w:themeColor="text1"/>
          </w:rPr>
          <w:fldChar w:fldCharType="end"/>
        </w:r>
      </w:del>
      <w:r w:rsidR="00097971" w:rsidRPr="00CF4292">
        <w:rPr>
          <w:bCs/>
          <w:color w:val="000000" w:themeColor="text1"/>
        </w:rPr>
        <w:t xml:space="preserve">. Here we exhaustively identified all EFMs that </w:t>
      </w:r>
      <w:r w:rsidR="00AE28C7" w:rsidRPr="00CF4292">
        <w:rPr>
          <w:bCs/>
          <w:color w:val="000000" w:themeColor="text1"/>
        </w:rPr>
        <w:t>allow conversion of cellobiose to 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w:t>
      </w:r>
      <w:r w:rsidR="005231AF">
        <w:rPr>
          <w:bCs/>
          <w:color w:val="000000" w:themeColor="text1"/>
        </w:rPr>
        <w:fldChar w:fldCharType="begin"/>
      </w:r>
      <w:r w:rsidR="005231AF">
        <w:rPr>
          <w:bCs/>
          <w:color w:val="000000" w:themeColor="text1"/>
        </w:rPr>
        <w:instrText xml:space="preserve"> ADDIN EN.CITE &lt;EndNote&gt;&lt;Cite&gt;&lt;Author&gt;Peres&lt;/Author&gt;&lt;Year&gt;2017&lt;/Year&gt;&lt;RecNum&gt;602&lt;/RecNum&gt;&lt;DisplayText&gt;(Peres et al., 2017)&lt;/DisplayText&gt;&lt;record&gt;&lt;rec-number&gt;602&lt;/rec-number&gt;&lt;foreign-keys&gt;&lt;key app="EN" db-id="rde2ee5zc0dwsbez5pg5s2ztd5fdfsdpvexd" timestamp="1556117253"&gt;602&lt;/key&gt;&lt;/foreign-keys&gt;&lt;ref-type name="Journal Article"&gt;17&lt;/ref-type&gt;&lt;contributors&gt;&lt;authors&gt;&lt;author&gt;Peres, Sabine&lt;/author&gt;&lt;author&gt;Jolicœur, Mario&lt;/author&gt;&lt;author&gt;Moulin, Cécile&lt;/author&gt;&lt;author&gt;Dague, Philippe&lt;/author&gt;&lt;author&gt;Schuster, Stefan&lt;/author&gt;&lt;/authors&gt;&lt;/contributors&gt;&lt;titles&gt;&lt;title&gt;How important is thermodynamics for identifying elementary flux modes?&lt;/title&gt;&lt;secondary-title&gt;PLoS One&lt;/secondary-title&gt;&lt;/titles&gt;&lt;periodical&gt;&lt;full-title&gt;PLoS One&lt;/full-title&gt;&lt;/periodical&gt;&lt;pages&gt;e0171440&lt;/pages&gt;&lt;volume&gt;12&lt;/volume&gt;&lt;number&gt;2&lt;/number&gt;&lt;dates&gt;&lt;year&gt;2017&lt;/year&gt;&lt;/dates&gt;&lt;isbn&gt;1932-6203&lt;/isbn&gt;&lt;urls&gt;&lt;/urls&gt;&lt;/record&gt;&lt;/Cite&gt;&lt;/EndNote&gt;</w:instrText>
      </w:r>
      <w:r w:rsidR="005231AF">
        <w:rPr>
          <w:bCs/>
          <w:color w:val="000000" w:themeColor="text1"/>
        </w:rPr>
        <w:fldChar w:fldCharType="separate"/>
      </w:r>
      <w:r w:rsidR="005231AF">
        <w:rPr>
          <w:bCs/>
          <w:noProof/>
          <w:color w:val="000000" w:themeColor="text1"/>
        </w:rPr>
        <w:t>(Peres et al., 2017)</w:t>
      </w:r>
      <w:r w:rsidR="005231AF">
        <w:rPr>
          <w:bCs/>
          <w:color w:val="000000" w:themeColor="text1"/>
        </w:rPr>
        <w:fldChar w:fldCharType="end"/>
      </w:r>
      <w:r w:rsidR="00097971" w:rsidRPr="00CF4292">
        <w:rPr>
          <w:bCs/>
          <w:color w:val="000000" w:themeColor="text1"/>
        </w:rPr>
        <w:t xml:space="preserve">.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 xml:space="preserve">Supplementary </w:t>
      </w:r>
      <w:r w:rsidR="00C30B75">
        <w:rPr>
          <w:color w:val="000000" w:themeColor="text1"/>
        </w:rPr>
        <w:t>file 4</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w:t>
      </w:r>
      <w:del w:id="49" w:author="Satyakam Dash" w:date="2019-05-15T19:01:00Z">
        <w:r w:rsidR="00B637E4" w:rsidRPr="00CF4292" w:rsidDel="00F5249E">
          <w:rPr>
            <w:bCs/>
            <w:color w:val="000000" w:themeColor="text1"/>
          </w:rPr>
          <w:delText>1</w:delText>
        </w:r>
      </w:del>
      <w:r w:rsidR="00B637E4" w:rsidRPr="00CF4292">
        <w:rPr>
          <w:bCs/>
          <w:color w:val="000000" w:themeColor="text1"/>
        </w:rPr>
        <w:t>3 kJ/</w:t>
      </w:r>
      <w:proofErr w:type="spellStart"/>
      <w:r w:rsidR="00B637E4" w:rsidRPr="00CF4292">
        <w:rPr>
          <w:bCs/>
          <w:color w:val="000000" w:themeColor="text1"/>
        </w:rPr>
        <w:t>mol</w:t>
      </w:r>
      <w:proofErr w:type="spellEnd"/>
      <w:ins w:id="50" w:author="Satyakam Dash" w:date="2019-05-02T13:07:00Z">
        <w:r w:rsidR="002C5F88">
          <w:rPr>
            <w:bCs/>
            <w:color w:val="000000" w:themeColor="text1"/>
          </w:rPr>
          <w:t>, negative value</w:t>
        </w:r>
      </w:ins>
      <w:ins w:id="51" w:author="Satyakam Dash" w:date="2019-05-02T13:06:00Z">
        <w:r w:rsidR="002C5F88">
          <w:rPr>
            <w:bCs/>
            <w:color w:val="000000" w:themeColor="text1"/>
          </w:rPr>
          <w:t xml:space="preserve"> implies pathway is thermodynamically infeasible</w:t>
        </w:r>
      </w:ins>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and 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9A5809">
        <w:rPr>
          <w:bCs/>
          <w:color w:val="000000" w:themeColor="text1"/>
        </w:rPr>
        <w:t xml:space="preserve">which </w:t>
      </w:r>
      <w:r w:rsidR="000241B7" w:rsidRPr="009A5809">
        <w:rPr>
          <w:bCs/>
          <w:color w:val="000000" w:themeColor="text1"/>
        </w:rPr>
        <w:t xml:space="preserve">would increase </w:t>
      </w:r>
      <w:r w:rsidR="00AC5B24" w:rsidRPr="009A5809">
        <w:rPr>
          <w:bCs/>
          <w:color w:val="000000" w:themeColor="text1"/>
        </w:rPr>
        <w:t xml:space="preserve">the </w:t>
      </w:r>
      <w:r w:rsidR="00BE5941" w:rsidRPr="009A5809">
        <w:rPr>
          <w:bCs/>
          <w:color w:val="000000" w:themeColor="text1"/>
        </w:rPr>
        <w:t>substrate concentration) or instability of oaa (</w:t>
      </w:r>
      <w:r w:rsidR="000241B7" w:rsidRPr="009A5809">
        <w:rPr>
          <w:bCs/>
          <w:color w:val="000000" w:themeColor="text1"/>
        </w:rPr>
        <w:t xml:space="preserve">which would deplete the </w:t>
      </w:r>
      <w:r w:rsidR="00BE5941" w:rsidRPr="009A5809">
        <w:rPr>
          <w:bCs/>
          <w:color w:val="000000" w:themeColor="text1"/>
        </w:rPr>
        <w:t xml:space="preserve">product pool) in WT </w:t>
      </w:r>
      <w:r w:rsidR="00BE5941" w:rsidRPr="009A5809">
        <w:rPr>
          <w:bCs/>
          <w:i/>
          <w:color w:val="000000" w:themeColor="text1"/>
        </w:rPr>
        <w:t>C. thermocellum</w:t>
      </w:r>
      <w:r w:rsidR="00097971" w:rsidRPr="009A5809">
        <w:rPr>
          <w:bCs/>
          <w:color w:val="000000" w:themeColor="text1"/>
        </w:rPr>
        <w:t>. In contrast, replacing GAPDH and PGK with the NADP-dependent glyceraldehyde 3-phosphate dehydrogenase (GAPN) significan</w:t>
      </w:r>
      <w:r w:rsidR="00020072" w:rsidRPr="009A5809">
        <w:rPr>
          <w:bCs/>
          <w:color w:val="000000" w:themeColor="text1"/>
        </w:rPr>
        <w:t>tly improves the pathway MDF (i.e., 8.</w:t>
      </w:r>
      <w:r w:rsidR="0049573B" w:rsidRPr="009A5809">
        <w:rPr>
          <w:bCs/>
          <w:color w:val="000000" w:themeColor="text1"/>
        </w:rPr>
        <w:t>73</w:t>
      </w:r>
      <w:r w:rsidR="00097971" w:rsidRPr="009A5809">
        <w:rPr>
          <w:bCs/>
          <w:color w:val="000000" w:themeColor="text1"/>
        </w:rPr>
        <w:t xml:space="preserve"> </w:t>
      </w:r>
      <w:r w:rsidR="00373A69" w:rsidRPr="009A5809">
        <w:rPr>
          <w:bCs/>
          <w:color w:val="000000" w:themeColor="text1"/>
        </w:rPr>
        <w:t>kJ/</w:t>
      </w:r>
      <w:proofErr w:type="spellStart"/>
      <w:r w:rsidR="00373A69" w:rsidRPr="009A5809">
        <w:rPr>
          <w:bCs/>
          <w:color w:val="000000" w:themeColor="text1"/>
        </w:rPr>
        <w:t>mol</w:t>
      </w:r>
      <w:proofErr w:type="spellEnd"/>
      <w:r w:rsidR="00097971" w:rsidRPr="009A5809">
        <w:rPr>
          <w:bCs/>
          <w:color w:val="000000" w:themeColor="text1"/>
        </w:rPr>
        <w:t xml:space="preserve">). This modification circumvents the thermodynamic bottleneck at GAPDH (by replacing NADH with NADPH) at the expense of reduced ATP generation (from </w:t>
      </w:r>
      <w:r w:rsidR="00373A69" w:rsidRPr="009A5809">
        <w:rPr>
          <w:bCs/>
          <w:color w:val="000000" w:themeColor="text1"/>
        </w:rPr>
        <w:t>6</w:t>
      </w:r>
      <w:r w:rsidR="00097971" w:rsidRPr="009A5809">
        <w:rPr>
          <w:bCs/>
          <w:color w:val="000000" w:themeColor="text1"/>
        </w:rPr>
        <w:t xml:space="preserve"> to</w:t>
      </w:r>
      <w:r w:rsidR="00373A69" w:rsidRPr="009A5809">
        <w:rPr>
          <w:bCs/>
          <w:color w:val="000000" w:themeColor="text1"/>
        </w:rPr>
        <w:t xml:space="preserve"> </w:t>
      </w:r>
      <w:r w:rsidR="00C01FE0" w:rsidRPr="009A5809">
        <w:rPr>
          <w:bCs/>
          <w:color w:val="000000" w:themeColor="text1"/>
        </w:rPr>
        <w:t>2</w:t>
      </w:r>
      <w:r w:rsidR="00097971" w:rsidRPr="009A5809">
        <w:rPr>
          <w:bCs/>
          <w:color w:val="000000" w:themeColor="text1"/>
        </w:rPr>
        <w:t xml:space="preserve"> </w:t>
      </w:r>
      <w:proofErr w:type="spellStart"/>
      <w:r w:rsidR="00097971" w:rsidRPr="009A5809">
        <w:rPr>
          <w:bCs/>
          <w:color w:val="000000" w:themeColor="text1"/>
        </w:rPr>
        <w:t>mol</w:t>
      </w:r>
      <w:proofErr w:type="spellEnd"/>
      <w:r w:rsidR="00097971" w:rsidRPr="009A5809">
        <w:rPr>
          <w:bCs/>
          <w:color w:val="000000" w:themeColor="text1"/>
        </w:rPr>
        <w:t xml:space="preserve"> ATP/</w:t>
      </w:r>
      <w:proofErr w:type="spellStart"/>
      <w:r w:rsidR="00097971" w:rsidRPr="009A5809">
        <w:rPr>
          <w:bCs/>
          <w:color w:val="000000" w:themeColor="text1"/>
        </w:rPr>
        <w:t>mol</w:t>
      </w:r>
      <w:proofErr w:type="spellEnd"/>
      <w:r w:rsidR="0012476C" w:rsidRPr="009A5809">
        <w:rPr>
          <w:bCs/>
          <w:color w:val="000000" w:themeColor="text1"/>
        </w:rPr>
        <w:t xml:space="preserve"> </w:t>
      </w:r>
      <w:r w:rsidR="00F8789F" w:rsidRPr="009A5809">
        <w:rPr>
          <w:bCs/>
          <w:color w:val="000000" w:themeColor="text1"/>
        </w:rPr>
        <w:t>c</w:t>
      </w:r>
      <w:r w:rsidR="00740FA7" w:rsidRPr="009A5809">
        <w:rPr>
          <w:bCs/>
          <w:color w:val="000000" w:themeColor="text1"/>
        </w:rPr>
        <w:t>ellobiose).  T</w:t>
      </w:r>
      <w:r w:rsidR="00020072" w:rsidRPr="009A5809">
        <w:rPr>
          <w:bCs/>
          <w:color w:val="000000" w:themeColor="text1"/>
        </w:rPr>
        <w:t>he most efficient genetic intervention</w:t>
      </w:r>
      <w:r w:rsidR="000241B7" w:rsidRPr="009A5809">
        <w:rPr>
          <w:bCs/>
          <w:color w:val="000000" w:themeColor="text1"/>
        </w:rPr>
        <w:t xml:space="preserve"> (i.e. balancing MDF improvement with ATP generation)</w:t>
      </w:r>
      <w:r w:rsidR="00020072" w:rsidRPr="009A5809">
        <w:rPr>
          <w:bCs/>
          <w:color w:val="000000" w:themeColor="text1"/>
        </w:rPr>
        <w:t xml:space="preserve"> involves </w:t>
      </w:r>
      <w:r w:rsidR="00097971" w:rsidRPr="009A5809">
        <w:rPr>
          <w:bCs/>
          <w:color w:val="000000" w:themeColor="text1"/>
        </w:rPr>
        <w:t xml:space="preserve">changing the cofactor association of PFK to ATP and </w:t>
      </w:r>
      <w:r w:rsidR="00A74B4E" w:rsidRPr="009A5809">
        <w:rPr>
          <w:bCs/>
          <w:color w:val="000000" w:themeColor="text1"/>
        </w:rPr>
        <w:t>alcohol dehydrogenase (</w:t>
      </w:r>
      <w:r w:rsidR="00097971" w:rsidRPr="009A5809">
        <w:rPr>
          <w:bCs/>
          <w:color w:val="000000" w:themeColor="text1"/>
        </w:rPr>
        <w:t>ADH</w:t>
      </w:r>
      <w:r w:rsidR="00A74B4E" w:rsidRPr="009A5809">
        <w:rPr>
          <w:bCs/>
          <w:color w:val="000000" w:themeColor="text1"/>
        </w:rPr>
        <w:t>)</w:t>
      </w:r>
      <w:r w:rsidR="00097971" w:rsidRPr="009A5809">
        <w:rPr>
          <w:bCs/>
          <w:color w:val="000000" w:themeColor="text1"/>
        </w:rPr>
        <w:t xml:space="preserve"> reaction to NADPH </w:t>
      </w:r>
      <w:r w:rsidR="00C24170" w:rsidRPr="009A5809">
        <w:rPr>
          <w:bCs/>
          <w:color w:val="000000" w:themeColor="text1"/>
        </w:rPr>
        <w:t xml:space="preserve">along with </w:t>
      </w:r>
      <w:r w:rsidR="001A0C9B" w:rsidRPr="009A5809">
        <w:rPr>
          <w:bCs/>
          <w:color w:val="000000" w:themeColor="text1"/>
        </w:rPr>
        <w:t>either NADPH linked aldehyde dehydrogenase(ALDH</w:t>
      </w:r>
      <w:r w:rsidR="001A0C9B" w:rsidRPr="00CF4292">
        <w:rPr>
          <w:bCs/>
          <w:color w:val="000000" w:themeColor="text1"/>
        </w:rPr>
        <w:t xml:space="preserve">)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w:t>
      </w:r>
      <w:proofErr w:type="spellStart"/>
      <w:r w:rsidR="00020072" w:rsidRPr="00CF4292">
        <w:rPr>
          <w:bCs/>
          <w:color w:val="000000" w:themeColor="text1"/>
        </w:rPr>
        <w:t>mol</w:t>
      </w:r>
      <w:proofErr w:type="spellEnd"/>
      <w:r w:rsidR="00020072" w:rsidRPr="00CF4292">
        <w:rPr>
          <w:bCs/>
          <w:color w:val="000000" w:themeColor="text1"/>
        </w:rPr>
        <w:t xml:space="preserve">)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57B1049D" w:rsidR="00097971" w:rsidRPr="00CF4292" w:rsidRDefault="00D84A79" w:rsidP="00097971">
      <w:pPr>
        <w:keepNext/>
        <w:spacing w:line="480" w:lineRule="auto"/>
        <w:jc w:val="both"/>
        <w:rPr>
          <w:color w:val="000000" w:themeColor="text1"/>
        </w:rPr>
      </w:pPr>
      <w:r>
        <w:rPr>
          <w:noProof/>
          <w:color w:val="000000" w:themeColor="text1"/>
        </w:rPr>
        <w:lastRenderedPageBreak/>
        <w:drawing>
          <wp:inline distT="0" distB="0" distL="0" distR="0" wp14:anchorId="44A05733" wp14:editId="64765FB6">
            <wp:extent cx="6324600" cy="2286000"/>
            <wp:effectExtent l="0" t="0" r="0" b="0"/>
            <wp:docPr id="1" name="Picture 1" descr="Fig_1_all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1_all_EF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5455"/>
                    <a:stretch/>
                  </pic:blipFill>
                  <pic:spPr bwMode="auto">
                    <a:xfrm>
                      <a:off x="0" y="0"/>
                      <a:ext cx="63246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239AC9CB"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00B27C3A">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 xml:space="preserve">glyceraldehyde dehydrogenase (GAPN), 5) GTP/GDP with ATP/ADP as cofactors for phosphoglycerate kinase (PGK) , 6) PPDK with PEPCK and malate shunt, 7) PPDK with PYK, 8) pyruvate </w:t>
      </w:r>
      <w:r w:rsidR="000241B7">
        <w:rPr>
          <w:rFonts w:ascii="Times New Roman" w:hAnsi="Times New Roman" w:cs="Times New Roman"/>
          <w:i w:val="0"/>
          <w:color w:val="000000" w:themeColor="text1"/>
          <w:sz w:val="20"/>
        </w:rPr>
        <w:t>ferredoxin</w:t>
      </w:r>
      <w:r w:rsidR="000241B7" w:rsidRPr="00CF4292">
        <w:rPr>
          <w:rFonts w:ascii="Times New Roman" w:hAnsi="Times New Roman" w:cs="Times New Roman"/>
          <w:i w:val="0"/>
          <w:color w:val="000000" w:themeColor="text1"/>
          <w:sz w:val="20"/>
        </w:rPr>
        <w:t xml:space="preserve"> </w:t>
      </w:r>
      <w:r w:rsidRPr="00CF4292">
        <w:rPr>
          <w:rFonts w:ascii="Times New Roman" w:hAnsi="Times New Roman" w:cs="Times New Roman"/>
          <w:i w:val="0"/>
          <w:color w:val="000000" w:themeColor="text1"/>
          <w:sz w:val="20"/>
        </w:rPr>
        <w:t>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D100D2">
        <w:rPr>
          <w:color w:val="000000" w:themeColor="text1"/>
          <w:sz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6DEE3F0" w:rsidR="00097971" w:rsidRPr="00CF4292" w:rsidRDefault="00097971" w:rsidP="00097971">
      <w:pPr>
        <w:jc w:val="both"/>
        <w:outlineLvl w:val="0"/>
        <w:rPr>
          <w:color w:val="000000" w:themeColor="text1"/>
        </w:rPr>
      </w:pPr>
      <w:r w:rsidRPr="00CF4292">
        <w:rPr>
          <w:b/>
          <w:color w:val="000000" w:themeColor="text1"/>
        </w:rPr>
        <w:t xml:space="preserve">Table </w:t>
      </w:r>
      <w:r w:rsidR="00A76D0B">
        <w:rPr>
          <w:b/>
          <w:color w:val="000000" w:themeColor="text1"/>
        </w:rPr>
        <w:t>3</w:t>
      </w:r>
      <w:r w:rsidRPr="00CF4292">
        <w:rPr>
          <w:b/>
          <w:color w:val="000000" w:themeColor="text1"/>
        </w:rPr>
        <w:t>.</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A06336" w:rsidRDefault="00097971" w:rsidP="00237370">
            <w:pPr>
              <w:rPr>
                <w:rFonts w:eastAsia="Times New Roman"/>
                <w:color w:val="000000" w:themeColor="text1"/>
                <w:sz w:val="22"/>
                <w:szCs w:val="22"/>
              </w:rPr>
            </w:pPr>
            <w:r w:rsidRPr="00A06336">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44265F6E" w:rsidR="00097971" w:rsidRPr="00A06336" w:rsidRDefault="00E26B6B" w:rsidP="002811B1">
            <w:pPr>
              <w:pStyle w:val="Heading1"/>
              <w:numPr>
                <w:ilvl w:val="0"/>
                <w:numId w:val="13"/>
              </w:numPr>
              <w:rPr>
                <w:b w:val="0"/>
              </w:rPr>
            </w:pPr>
            <w:r w:rsidRPr="00A06336">
              <w:rPr>
                <w:b w:val="0"/>
              </w:rPr>
              <w:t>fdxrd + nadp</w:t>
            </w:r>
            <w:r w:rsidRPr="00A06336">
              <w:rPr>
                <w:b w:val="0"/>
                <w:vertAlign w:val="superscript"/>
              </w:rPr>
              <w:t>+</w:t>
            </w:r>
            <w:r w:rsidRPr="00A06336">
              <w:rPr>
                <w:b w:val="0"/>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21C4C7C8" w:rsidR="00F53B26" w:rsidRPr="00CF4292" w:rsidRDefault="00A76D0B" w:rsidP="00A76D0B">
      <w:pPr>
        <w:pStyle w:val="Heading2"/>
        <w:numPr>
          <w:ilvl w:val="1"/>
          <w:numId w:val="8"/>
        </w:numPr>
      </w:pPr>
      <w:r>
        <w:t xml:space="preserve"> </w:t>
      </w:r>
      <w:r w:rsidR="00E908A6" w:rsidRPr="00CF4292">
        <w:t>Assessment of the thermodynamic consistency of the measured metabolite concentrations</w:t>
      </w:r>
    </w:p>
    <w:p w14:paraId="55B31D3A" w14:textId="21BEAFA2" w:rsidR="00564CD8" w:rsidRPr="00CF4292" w:rsidRDefault="00F64FA4" w:rsidP="00255315">
      <w:pPr>
        <w:spacing w:line="480" w:lineRule="auto"/>
        <w:jc w:val="both"/>
        <w:rPr>
          <w:color w:val="000000" w:themeColor="text1"/>
        </w:rPr>
      </w:pPr>
      <w:r w:rsidRPr="00CF4292">
        <w:rPr>
          <w:color w:val="000000" w:themeColor="text1"/>
        </w:rPr>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t>
      </w:r>
      <w:r w:rsidRPr="00D100D2">
        <w:rPr>
          <w:color w:val="000000" w:themeColor="text1"/>
        </w:rPr>
        <w:t xml:space="preserve">we re-analyzed the </w:t>
      </w:r>
      <w:r w:rsidR="00343E4A" w:rsidRPr="00D100D2">
        <w:rPr>
          <w:color w:val="000000" w:themeColor="text1"/>
        </w:rPr>
        <w:t xml:space="preserve">relative concentration </w:t>
      </w:r>
      <w:r w:rsidRPr="00D100D2">
        <w:rPr>
          <w:color w:val="000000" w:themeColor="text1"/>
        </w:rPr>
        <w:t xml:space="preserve">data from Tian et al using the MDF </w:t>
      </w:r>
      <w:r w:rsidR="00564CD8" w:rsidRPr="00D100D2">
        <w:rPr>
          <w:color w:val="000000" w:themeColor="text1"/>
        </w:rPr>
        <w:t>algorithm</w:t>
      </w:r>
      <w:r w:rsidRPr="00D100D2">
        <w:rPr>
          <w:color w:val="000000" w:themeColor="text1"/>
        </w:rPr>
        <w:t xml:space="preserve"> </w:t>
      </w:r>
      <w:r w:rsidR="00A56158"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 </w:instrText>
      </w:r>
      <w:r w:rsidR="007C7776"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EN.CITE.DATA </w:instrText>
      </w:r>
      <w:r w:rsidR="007C7776" w:rsidRPr="00D100D2">
        <w:rPr>
          <w:bCs/>
          <w:color w:val="000000" w:themeColor="text1"/>
        </w:rPr>
      </w:r>
      <w:r w:rsidR="007C7776" w:rsidRPr="00D100D2">
        <w:rPr>
          <w:bCs/>
          <w:color w:val="000000" w:themeColor="text1"/>
        </w:rPr>
        <w:fldChar w:fldCharType="end"/>
      </w:r>
      <w:r w:rsidR="00A56158" w:rsidRPr="00D100D2">
        <w:rPr>
          <w:bCs/>
          <w:color w:val="000000" w:themeColor="text1"/>
        </w:rPr>
      </w:r>
      <w:r w:rsidR="00A56158" w:rsidRPr="00D100D2">
        <w:rPr>
          <w:bCs/>
          <w:color w:val="000000" w:themeColor="text1"/>
        </w:rPr>
        <w:fldChar w:fldCharType="separate"/>
      </w:r>
      <w:r w:rsidR="007C7776" w:rsidRPr="00D100D2">
        <w:rPr>
          <w:bCs/>
          <w:noProof/>
          <w:color w:val="000000" w:themeColor="text1"/>
        </w:rPr>
        <w:t>(Noor et al., 2014)</w:t>
      </w:r>
      <w:r w:rsidR="00A56158" w:rsidRPr="00D100D2">
        <w:rPr>
          <w:bCs/>
          <w:color w:val="000000" w:themeColor="text1"/>
        </w:rPr>
        <w:fldChar w:fldCharType="end"/>
      </w:r>
      <w:r w:rsidRPr="00D100D2">
        <w:rPr>
          <w:color w:val="000000" w:themeColor="text1"/>
        </w:rPr>
        <w:t xml:space="preserve">. </w:t>
      </w:r>
      <w:r w:rsidR="00564CD8" w:rsidRPr="00D100D2">
        <w:rPr>
          <w:color w:val="000000" w:themeColor="text1"/>
        </w:rPr>
        <w:t xml:space="preserve">The dataset </w:t>
      </w:r>
      <w:r w:rsidR="00AC5B24" w:rsidRPr="00D100D2">
        <w:rPr>
          <w:color w:val="000000" w:themeColor="text1"/>
        </w:rPr>
        <w:t>includes</w:t>
      </w:r>
      <w:r w:rsidR="00A900D2" w:rsidRPr="00D100D2">
        <w:rPr>
          <w:color w:val="000000" w:themeColor="text1"/>
        </w:rPr>
        <w:t xml:space="preserve"> intracellular metabolites collected from </w:t>
      </w:r>
      <w:r w:rsidR="005D6246" w:rsidRPr="00D100D2">
        <w:rPr>
          <w:color w:val="000000" w:themeColor="text1"/>
        </w:rPr>
        <w:t>wild type (</w:t>
      </w:r>
      <w:r w:rsidR="00A900D2" w:rsidRPr="00D100D2">
        <w:rPr>
          <w:color w:val="000000" w:themeColor="text1"/>
        </w:rPr>
        <w:t>WT</w:t>
      </w:r>
      <w:r w:rsidR="005D6246" w:rsidRPr="00D100D2">
        <w:rPr>
          <w:color w:val="000000" w:themeColor="text1"/>
        </w:rPr>
        <w:t>)</w:t>
      </w:r>
      <w:r w:rsidR="00A900D2" w:rsidRPr="00D100D2">
        <w:rPr>
          <w:color w:val="000000" w:themeColor="text1"/>
        </w:rPr>
        <w:t xml:space="preserve"> </w:t>
      </w:r>
      <w:r w:rsidR="00A900D2" w:rsidRPr="00D100D2">
        <w:rPr>
          <w:i/>
          <w:color w:val="000000" w:themeColor="text1"/>
        </w:rPr>
        <w:t>C. thermocellum</w:t>
      </w:r>
      <w:r w:rsidR="00A900D2" w:rsidRPr="00D100D2">
        <w:rPr>
          <w:color w:val="000000" w:themeColor="text1"/>
        </w:rPr>
        <w:t xml:space="preserve"> growing with and without</w:t>
      </w:r>
      <w:r w:rsidR="00296DD2" w:rsidRPr="00D100D2">
        <w:rPr>
          <w:color w:val="000000" w:themeColor="text1"/>
        </w:rPr>
        <w:t xml:space="preserve"> (control)</w:t>
      </w:r>
      <w:r w:rsidR="00564CD8" w:rsidRPr="00D100D2">
        <w:rPr>
          <w:color w:val="000000" w:themeColor="text1"/>
        </w:rPr>
        <w:t xml:space="preserve"> </w:t>
      </w:r>
      <w:r w:rsidR="00A900D2" w:rsidRPr="00D100D2">
        <w:rPr>
          <w:color w:val="000000" w:themeColor="text1"/>
        </w:rPr>
        <w:t>added ethanol</w:t>
      </w:r>
      <w:r w:rsidR="00B32B68" w:rsidRPr="00D100D2">
        <w:rPr>
          <w:color w:val="000000" w:themeColor="text1"/>
        </w:rPr>
        <w:t xml:space="preserve"> for two replicates each at</w:t>
      </w:r>
      <w:r w:rsidR="00842CFE" w:rsidRPr="00D100D2">
        <w:rPr>
          <w:color w:val="000000" w:themeColor="text1"/>
        </w:rPr>
        <w:t xml:space="preserve"> three different time</w:t>
      </w:r>
      <w:r w:rsidR="008135CE" w:rsidRPr="00D100D2">
        <w:rPr>
          <w:color w:val="000000" w:themeColor="text1"/>
        </w:rPr>
        <w:t xml:space="preserve"> </w:t>
      </w:r>
      <w:r w:rsidR="00842CFE" w:rsidRPr="00D100D2">
        <w:rPr>
          <w:color w:val="000000" w:themeColor="text1"/>
        </w:rPr>
        <w:t>points</w:t>
      </w:r>
      <w:r w:rsidR="00A900D2" w:rsidRPr="00D100D2">
        <w:rPr>
          <w:color w:val="000000" w:themeColor="text1"/>
        </w:rPr>
        <w:t xml:space="preserve">. </w:t>
      </w:r>
      <w:r w:rsidR="009C75D6" w:rsidRPr="00D100D2">
        <w:rPr>
          <w:color w:val="000000" w:themeColor="text1"/>
        </w:rPr>
        <w:t xml:space="preserve">The absolute concentrations </w:t>
      </w:r>
      <w:r w:rsidR="00FB0142" w:rsidRPr="00D100D2">
        <w:rPr>
          <w:color w:val="000000" w:themeColor="text1"/>
        </w:rPr>
        <w:t>at the different time points were evaluated using a reference dataset (</w:t>
      </w:r>
      <w:r w:rsidR="00316EC7" w:rsidRPr="00D100D2">
        <w:rPr>
          <w:color w:val="000000" w:themeColor="text1"/>
        </w:rPr>
        <w:t xml:space="preserve">see Table </w:t>
      </w:r>
      <w:r w:rsidR="00FF0C4F">
        <w:rPr>
          <w:color w:val="000000" w:themeColor="text1"/>
        </w:rPr>
        <w:t>1</w:t>
      </w:r>
      <w:r w:rsidR="00FB0142" w:rsidRPr="00D100D2">
        <w:rPr>
          <w:color w:val="000000" w:themeColor="text1"/>
        </w:rPr>
        <w:t xml:space="preserve">) of intracellular metabolite concentrations measured for the wild type (WT) </w:t>
      </w:r>
      <w:r w:rsidR="00FB0142" w:rsidRPr="00D100D2">
        <w:rPr>
          <w:i/>
          <w:color w:val="000000" w:themeColor="text1"/>
        </w:rPr>
        <w:t xml:space="preserve">C. thermocellum </w:t>
      </w:r>
      <w:r w:rsidR="00FB0142" w:rsidRPr="00D100D2">
        <w:rPr>
          <w:color w:val="000000" w:themeColor="text1"/>
        </w:rPr>
        <w:t xml:space="preserve">grown without any added ethanol. </w:t>
      </w:r>
      <w:r w:rsidR="00A900D2" w:rsidRPr="00D100D2">
        <w:rPr>
          <w:color w:val="000000" w:themeColor="text1"/>
        </w:rPr>
        <w:t xml:space="preserve">The </w:t>
      </w:r>
      <w:r w:rsidR="00D41921" w:rsidRPr="00D100D2">
        <w:rPr>
          <w:color w:val="000000" w:themeColor="text1"/>
        </w:rPr>
        <w:t xml:space="preserve">ethanol concentration is steadily increased to reach a </w:t>
      </w:r>
      <w:r w:rsidR="00A900D2" w:rsidRPr="00D100D2">
        <w:rPr>
          <w:color w:val="000000" w:themeColor="text1"/>
        </w:rPr>
        <w:t>maximum concentration</w:t>
      </w:r>
      <w:r w:rsidR="00D41921" w:rsidRPr="00D100D2">
        <w:rPr>
          <w:color w:val="000000" w:themeColor="text1"/>
        </w:rPr>
        <w:t xml:space="preserve"> (i.e. at the final time</w:t>
      </w:r>
      <w:r w:rsidR="00564CD8" w:rsidRPr="00D100D2">
        <w:rPr>
          <w:color w:val="000000" w:themeColor="text1"/>
        </w:rPr>
        <w:t xml:space="preserve"> </w:t>
      </w:r>
      <w:r w:rsidR="00D41921" w:rsidRPr="00D100D2">
        <w:rPr>
          <w:color w:val="000000" w:themeColor="text1"/>
        </w:rPr>
        <w:t>point)</w:t>
      </w:r>
      <w:r w:rsidR="00A900D2" w:rsidRPr="00D100D2">
        <w:rPr>
          <w:color w:val="000000" w:themeColor="text1"/>
        </w:rPr>
        <w:t xml:space="preserve"> of </w:t>
      </w:r>
      <w:r w:rsidR="00FB2C30" w:rsidRPr="00D100D2">
        <w:rPr>
          <w:color w:val="000000" w:themeColor="text1"/>
        </w:rPr>
        <w:t xml:space="preserve">40 g/L, </w:t>
      </w:r>
      <w:r w:rsidR="00A56158" w:rsidRPr="00D100D2">
        <w:rPr>
          <w:color w:val="000000" w:themeColor="text1"/>
        </w:rPr>
        <w:t xml:space="preserve">at which </w:t>
      </w:r>
      <w:r w:rsidR="00564CD8" w:rsidRPr="00D100D2">
        <w:rPr>
          <w:color w:val="000000" w:themeColor="text1"/>
        </w:rPr>
        <w:t xml:space="preserve">point </w:t>
      </w:r>
      <w:r w:rsidR="00A56158" w:rsidRPr="00D100D2">
        <w:rPr>
          <w:color w:val="000000" w:themeColor="text1"/>
        </w:rPr>
        <w:t xml:space="preserve">growth is </w:t>
      </w:r>
      <w:r w:rsidR="00564CD8" w:rsidRPr="00D100D2">
        <w:rPr>
          <w:color w:val="000000" w:themeColor="text1"/>
        </w:rPr>
        <w:t xml:space="preserve">completely </w:t>
      </w:r>
      <w:r w:rsidR="00A56158" w:rsidRPr="00D100D2">
        <w:rPr>
          <w:color w:val="000000" w:themeColor="text1"/>
        </w:rPr>
        <w:t>inhibited</w:t>
      </w:r>
      <w:r w:rsidR="00A900D2" w:rsidRPr="00D100D2">
        <w:rPr>
          <w:color w:val="000000" w:themeColor="text1"/>
        </w:rPr>
        <w:t xml:space="preserve">. </w:t>
      </w:r>
      <w:r w:rsidR="00A650D0" w:rsidRPr="00D100D2">
        <w:rPr>
          <w:color w:val="000000" w:themeColor="text1"/>
        </w:rPr>
        <w:t xml:space="preserve">The depletion of extracellular cellobiose pool and </w:t>
      </w:r>
      <w:r w:rsidR="00A650D0" w:rsidRPr="00CF4292">
        <w:rPr>
          <w:color w:val="000000" w:themeColor="text1"/>
        </w:rPr>
        <w:lastRenderedPageBreak/>
        <w:t>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C30B75">
        <w:rPr>
          <w:color w:val="000000" w:themeColor="text1"/>
        </w:rPr>
        <w:t>Supplementary file</w:t>
      </w:r>
      <w:r w:rsidR="00C30B75" w:rsidRPr="00CF4292">
        <w:rPr>
          <w:color w:val="000000" w:themeColor="text1"/>
        </w:rPr>
        <w:t xml:space="preserve"> </w:t>
      </w:r>
      <w:r w:rsidR="00C30B75">
        <w:rPr>
          <w:color w:val="000000" w:themeColor="text1"/>
        </w:rPr>
        <w:t>5</w:t>
      </w:r>
      <w:r w:rsidR="00F172B5" w:rsidRPr="00CF4292">
        <w:rPr>
          <w:color w:val="000000" w:themeColor="text1"/>
        </w:rPr>
        <w:t xml:space="preserve">),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0DBDDFB2" w14:textId="2D1DCEDB" w:rsidR="00214DE8" w:rsidRPr="00CF4292" w:rsidRDefault="00564CD8" w:rsidP="00255315">
      <w:pPr>
        <w:spacing w:line="480" w:lineRule="auto"/>
        <w:jc w:val="both"/>
        <w:rPr>
          <w:color w:val="000000" w:themeColor="text1"/>
        </w:rPr>
      </w:pPr>
      <w:r w:rsidRPr="00CF4292">
        <w:rPr>
          <w:color w:val="000000" w:themeColor="text1"/>
        </w:rPr>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r w:rsidR="000241B7">
        <w:rPr>
          <w:color w:val="000000" w:themeColor="text1"/>
        </w:rPr>
        <w:t>to account</w:t>
      </w:r>
      <w:r w:rsidR="002C7396" w:rsidRPr="00CF4292">
        <w:rPr>
          <w:color w:val="000000" w:themeColor="text1"/>
        </w:rPr>
        <w:t xml:space="preserve">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 </w:instrText>
      </w:r>
      <w:r w:rsidR="007C7776"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EN.CITE.DATA </w:instrText>
      </w:r>
      <w:r w:rsidR="007C7776" w:rsidRPr="00D100D2">
        <w:rPr>
          <w:color w:val="000000" w:themeColor="text1"/>
        </w:rPr>
      </w:r>
      <w:r w:rsidR="007C7776" w:rsidRPr="00D100D2">
        <w:rPr>
          <w:color w:val="000000" w:themeColor="text1"/>
        </w:rPr>
        <w:fldChar w:fldCharType="end"/>
      </w:r>
      <w:r w:rsidR="00B62171" w:rsidRPr="00D100D2">
        <w:rPr>
          <w:color w:val="000000" w:themeColor="text1"/>
        </w:rPr>
      </w:r>
      <w:r w:rsidR="00B62171" w:rsidRPr="00D100D2">
        <w:rPr>
          <w:color w:val="000000" w:themeColor="text1"/>
        </w:rPr>
        <w:fldChar w:fldCharType="separate"/>
      </w:r>
      <w:r w:rsidR="007C7776" w:rsidRPr="00D100D2">
        <w:rPr>
          <w:noProof/>
          <w:color w:val="000000" w:themeColor="text1"/>
        </w:rPr>
        <w:t>(Noor et al., 2014)</w:t>
      </w:r>
      <w:r w:rsidR="00B62171" w:rsidRPr="00D100D2">
        <w:rPr>
          <w:color w:val="000000" w:themeColor="text1"/>
        </w:rPr>
        <w:fldChar w:fldCharType="end"/>
      </w:r>
      <w:r w:rsidR="00211C13" w:rsidRPr="00D100D2">
        <w:rPr>
          <w:color w:val="000000" w:themeColor="text1"/>
        </w:rPr>
        <w:t xml:space="preserve">) </w:t>
      </w:r>
      <w:r w:rsidR="00C14A24" w:rsidRPr="00D100D2">
        <w:rPr>
          <w:color w:val="000000" w:themeColor="text1"/>
        </w:rPr>
        <w:t xml:space="preserve">for </w:t>
      </w:r>
      <w:r w:rsidR="00255213" w:rsidRPr="00D100D2">
        <w:rPr>
          <w:color w:val="000000" w:themeColor="text1"/>
        </w:rPr>
        <w:t>the ethanol-added samples</w:t>
      </w:r>
      <w:r w:rsidR="00C14A24" w:rsidRPr="00D100D2">
        <w:rPr>
          <w:color w:val="000000" w:themeColor="text1"/>
        </w:rPr>
        <w:t xml:space="preserve"> </w:t>
      </w:r>
      <w:r w:rsidR="00E908A6" w:rsidRPr="00D100D2">
        <w:rPr>
          <w:color w:val="000000" w:themeColor="text1"/>
        </w:rPr>
        <w:t>implying error in quantitation</w:t>
      </w:r>
      <w:r w:rsidR="00FC6914" w:rsidRPr="00D100D2">
        <w:rPr>
          <w:color w:val="000000" w:themeColor="text1"/>
        </w:rPr>
        <w:t xml:space="preserve"> (</w:t>
      </w:r>
      <w:r w:rsidR="00E908A6" w:rsidRPr="00D100D2">
        <w:rPr>
          <w:color w:val="000000" w:themeColor="text1"/>
        </w:rPr>
        <w:t xml:space="preserve">see </w:t>
      </w:r>
      <w:r w:rsidR="00630812">
        <w:rPr>
          <w:color w:val="000000" w:themeColor="text1"/>
        </w:rPr>
        <w:t>Supplementary file</w:t>
      </w:r>
      <w:r w:rsidR="00630812" w:rsidRPr="00CF4292">
        <w:rPr>
          <w:color w:val="000000" w:themeColor="text1"/>
        </w:rPr>
        <w:t xml:space="preserve"> </w:t>
      </w:r>
      <w:r w:rsidR="00630812">
        <w:rPr>
          <w:color w:val="000000" w:themeColor="text1"/>
        </w:rPr>
        <w:t>6</w:t>
      </w:r>
      <w:r w:rsidR="00FC6914" w:rsidRPr="00D100D2">
        <w:rPr>
          <w:color w:val="000000" w:themeColor="text1"/>
        </w:rPr>
        <w:t>)</w:t>
      </w:r>
      <w:r w:rsidR="00B32B68" w:rsidRPr="00D100D2">
        <w:rPr>
          <w:color w:val="000000" w:themeColor="text1"/>
        </w:rPr>
        <w:t>.</w:t>
      </w:r>
      <w:r w:rsidR="00BB2651" w:rsidRPr="00D100D2">
        <w:rPr>
          <w:color w:val="000000" w:themeColor="text1"/>
        </w:rPr>
        <w:t xml:space="preserve"> In the ethanol</w:t>
      </w:r>
      <w:r w:rsidR="0040271E" w:rsidRPr="00D100D2">
        <w:rPr>
          <w:color w:val="000000" w:themeColor="text1"/>
        </w:rPr>
        <w:t>-added</w:t>
      </w:r>
      <w:r w:rsidR="00BB2651" w:rsidRPr="00D100D2">
        <w:rPr>
          <w:color w:val="000000" w:themeColor="text1"/>
        </w:rPr>
        <w:t xml:space="preserve"> samples, the </w:t>
      </w:r>
      <w:r w:rsidR="0040271E" w:rsidRPr="00D100D2">
        <w:rPr>
          <w:color w:val="000000" w:themeColor="text1"/>
        </w:rPr>
        <w:t>3pg</w:t>
      </w:r>
      <w:r w:rsidR="00BB2651" w:rsidRPr="00D100D2">
        <w:rPr>
          <w:color w:val="000000" w:themeColor="text1"/>
        </w:rPr>
        <w:t xml:space="preserve"> levels are </w:t>
      </w:r>
      <w:r w:rsidR="00BA5B98">
        <w:rPr>
          <w:color w:val="000000" w:themeColor="text1"/>
        </w:rPr>
        <w:t xml:space="preserve">at </w:t>
      </w:r>
      <w:r w:rsidR="00BB2651" w:rsidRPr="00D100D2">
        <w:rPr>
          <w:color w:val="000000" w:themeColor="text1"/>
        </w:rPr>
        <w:t xml:space="preserve">around </w:t>
      </w:r>
      <w:r w:rsidR="00CC01B0" w:rsidRPr="00D100D2">
        <w:rPr>
          <w:color w:val="000000" w:themeColor="text1"/>
        </w:rPr>
        <w:t>2</w:t>
      </w:r>
      <w:r w:rsidR="00CE2C77" w:rsidRPr="00D100D2">
        <w:rPr>
          <w:color w:val="000000" w:themeColor="text1"/>
        </w:rPr>
        <w:t>.</w:t>
      </w:r>
      <w:r w:rsidR="00CC01B0" w:rsidRPr="00D100D2">
        <w:rPr>
          <w:color w:val="000000" w:themeColor="text1"/>
        </w:rPr>
        <w:t>2</w:t>
      </w:r>
      <w:r w:rsidR="00BB2651" w:rsidRPr="00D100D2">
        <w:rPr>
          <w:color w:val="000000" w:themeColor="text1"/>
        </w:rPr>
        <w:t xml:space="preserve"> </w:t>
      </w:r>
      <w:r w:rsidR="00CE2C77" w:rsidRPr="00D100D2">
        <w:rPr>
          <w:color w:val="000000" w:themeColor="text1"/>
        </w:rPr>
        <w:t>m</w:t>
      </w:r>
      <w:r w:rsidR="00BB2651" w:rsidRPr="00D100D2">
        <w:rPr>
          <w:color w:val="000000" w:themeColor="text1"/>
        </w:rPr>
        <w:t xml:space="preserve">M, however values would need to be </w:t>
      </w:r>
      <w:r w:rsidR="00B875CA" w:rsidRPr="00D100D2">
        <w:rPr>
          <w:color w:val="000000" w:themeColor="text1"/>
        </w:rPr>
        <w:t xml:space="preserve">about </w:t>
      </w:r>
      <w:r w:rsidR="00202A70" w:rsidRPr="00D100D2">
        <w:rPr>
          <w:color w:val="000000" w:themeColor="text1"/>
        </w:rPr>
        <w:t>4</w:t>
      </w:r>
      <w:r w:rsidR="00B875CA" w:rsidRPr="00D100D2">
        <w:rPr>
          <w:color w:val="000000" w:themeColor="text1"/>
        </w:rPr>
        <w:t>0%</w:t>
      </w:r>
      <w:r w:rsidR="00BB2651" w:rsidRPr="00D100D2">
        <w:rPr>
          <w:color w:val="000000" w:themeColor="text1"/>
        </w:rPr>
        <w:t xml:space="preserve"> </w:t>
      </w:r>
      <w:r w:rsidR="00B875CA" w:rsidRPr="00D100D2">
        <w:rPr>
          <w:color w:val="000000" w:themeColor="text1"/>
        </w:rPr>
        <w:t>lower</w:t>
      </w:r>
      <w:r w:rsidR="00202A70" w:rsidRPr="00D100D2">
        <w:rPr>
          <w:color w:val="000000" w:themeColor="text1"/>
        </w:rPr>
        <w:t xml:space="preserve"> (</w:t>
      </w:r>
      <w:r w:rsidR="00B875CA" w:rsidRPr="00D100D2">
        <w:rPr>
          <w:color w:val="000000" w:themeColor="text1"/>
        </w:rPr>
        <w:t>1.3</w:t>
      </w:r>
      <w:r w:rsidR="00BB2651" w:rsidRPr="00D100D2">
        <w:rPr>
          <w:color w:val="000000" w:themeColor="text1"/>
        </w:rPr>
        <w:t xml:space="preserve"> </w:t>
      </w:r>
      <w:r w:rsidR="00B875CA" w:rsidRPr="00D100D2">
        <w:rPr>
          <w:color w:val="000000" w:themeColor="text1"/>
        </w:rPr>
        <w:t>m</w:t>
      </w:r>
      <w:r w:rsidR="00BB2651" w:rsidRPr="00D100D2">
        <w:rPr>
          <w:color w:val="000000" w:themeColor="text1"/>
        </w:rPr>
        <w:t>M) to ensure thermodynamic feasibility. Although resolving this discrepancy is not the main</w:t>
      </w:r>
      <w:r w:rsidR="00BB2651" w:rsidRPr="00B875CA">
        <w:rPr>
          <w:color w:val="000000" w:themeColor="text1"/>
        </w:rPr>
        <w:t xml:space="preserve">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03D06495" w:rsidR="00AB34D4" w:rsidRPr="00CF4292" w:rsidRDefault="00A76D0B" w:rsidP="00A76D0B">
      <w:pPr>
        <w:pStyle w:val="Heading2"/>
        <w:numPr>
          <w:ilvl w:val="1"/>
          <w:numId w:val="8"/>
        </w:numPr>
        <w:jc w:val="both"/>
        <w:rPr>
          <w:i/>
          <w:color w:val="000000" w:themeColor="text1"/>
        </w:rPr>
      </w:pPr>
      <w:r>
        <w:rPr>
          <w:color w:val="000000" w:themeColor="text1"/>
          <w:sz w:val="24"/>
        </w:rPr>
        <w:t xml:space="preserve"> </w:t>
      </w:r>
      <w:r w:rsidR="00AB34D4" w:rsidRPr="00CF4292">
        <w:rPr>
          <w:color w:val="000000" w:themeColor="text1"/>
          <w:sz w:val="24"/>
        </w:rPr>
        <w:t>Glycolysis in</w:t>
      </w:r>
      <w:r w:rsidR="00AB34D4" w:rsidRPr="00CF4292">
        <w:rPr>
          <w:i/>
          <w:color w:val="000000" w:themeColor="text1"/>
          <w:sz w:val="24"/>
        </w:rPr>
        <w:t xml:space="preserve"> C. thermocellum</w:t>
      </w:r>
    </w:p>
    <w:p w14:paraId="78B26828" w14:textId="3D36AFD3" w:rsidR="001E5D0F" w:rsidRPr="00BA5B98" w:rsidRDefault="00FC6914" w:rsidP="00DB1591">
      <w:pPr>
        <w:spacing w:line="480" w:lineRule="auto"/>
        <w:jc w:val="both"/>
        <w:rPr>
          <w:color w:val="000000" w:themeColor="text1"/>
        </w:rPr>
      </w:pPr>
      <w:r w:rsidRPr="00CF4292">
        <w:rPr>
          <w:color w:val="000000" w:themeColor="text1"/>
        </w:rPr>
        <w:lastRenderedPageBreak/>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BA5B98">
        <w:rPr>
          <w:color w:val="000000" w:themeColor="text1"/>
        </w:rPr>
        <w:t>MDF</w:t>
      </w:r>
      <w:r w:rsidR="003C6DC2" w:rsidRPr="00BA5B98">
        <w:rPr>
          <w:color w:val="000000" w:themeColor="text1"/>
        </w:rPr>
        <w:t xml:space="preserve"> at </w:t>
      </w:r>
      <w:r w:rsidR="00C43042" w:rsidRPr="00BA5B98">
        <w:rPr>
          <w:color w:val="000000" w:themeColor="text1"/>
        </w:rPr>
        <w:t xml:space="preserve">all </w:t>
      </w:r>
      <w:r w:rsidR="003C6DC2" w:rsidRPr="00BA5B98">
        <w:rPr>
          <w:color w:val="000000" w:themeColor="text1"/>
        </w:rPr>
        <w:t xml:space="preserve">the time points in presence and absence of </w:t>
      </w:r>
      <w:r w:rsidR="00C43042" w:rsidRPr="00BA5B98">
        <w:rPr>
          <w:color w:val="000000" w:themeColor="text1"/>
        </w:rPr>
        <w:t xml:space="preserve">externally added </w:t>
      </w:r>
      <w:r w:rsidR="003C6DC2" w:rsidRPr="00BA5B98">
        <w:rPr>
          <w:color w:val="000000" w:themeColor="text1"/>
        </w:rPr>
        <w:t>e</w:t>
      </w:r>
      <w:r w:rsidR="00B35AA1" w:rsidRPr="00BA5B98">
        <w:rPr>
          <w:color w:val="000000" w:themeColor="text1"/>
        </w:rPr>
        <w:t>thanol</w:t>
      </w:r>
      <w:r w:rsidRPr="00BA5B98">
        <w:rPr>
          <w:color w:val="000000" w:themeColor="text1"/>
        </w:rPr>
        <w:t xml:space="preserve"> as shown in Table </w:t>
      </w:r>
      <w:r w:rsidR="00A76D0B">
        <w:rPr>
          <w:color w:val="000000" w:themeColor="text1"/>
        </w:rPr>
        <w:t>4</w:t>
      </w:r>
      <w:r w:rsidR="003C6DC2" w:rsidRPr="00BA5B98">
        <w:rPr>
          <w:color w:val="000000" w:themeColor="text1"/>
        </w:rPr>
        <w:t xml:space="preserve">. </w:t>
      </w:r>
      <w:r w:rsidR="00A572E6" w:rsidRPr="00BA5B98">
        <w:rPr>
          <w:color w:val="000000" w:themeColor="text1"/>
        </w:rPr>
        <w:t>The</w:t>
      </w:r>
      <w:r w:rsidR="008D76ED" w:rsidRPr="00BA5B98">
        <w:rPr>
          <w:color w:val="000000" w:themeColor="text1"/>
        </w:rPr>
        <w:t xml:space="preserve"> analysis</w:t>
      </w:r>
      <w:r w:rsidR="003C6DC2" w:rsidRPr="00BA5B98">
        <w:rPr>
          <w:color w:val="000000" w:themeColor="text1"/>
        </w:rPr>
        <w:t xml:space="preserve"> show</w:t>
      </w:r>
      <w:r w:rsidR="008D76ED" w:rsidRPr="00BA5B98">
        <w:rPr>
          <w:color w:val="000000" w:themeColor="text1"/>
        </w:rPr>
        <w:t>s</w:t>
      </w:r>
      <w:r w:rsidR="00E908A6" w:rsidRPr="00BA5B98">
        <w:rPr>
          <w:color w:val="000000" w:themeColor="text1"/>
        </w:rPr>
        <w:t xml:space="preserve"> that</w:t>
      </w:r>
      <w:r w:rsidR="008C37ED" w:rsidRPr="00BA5B98">
        <w:rPr>
          <w:color w:val="000000" w:themeColor="text1"/>
        </w:rPr>
        <w:t xml:space="preserve"> the pathway MDF</w:t>
      </w:r>
      <w:r w:rsidR="001312DF" w:rsidRPr="00BA5B98">
        <w:rPr>
          <w:color w:val="000000" w:themeColor="text1"/>
        </w:rPr>
        <w:t xml:space="preserve"> </w:t>
      </w:r>
      <w:del w:id="52" w:author="Satyakam Dash" w:date="2019-05-02T09:42:00Z">
        <w:r w:rsidR="00BB01FF" w:rsidRPr="003B4B79" w:rsidDel="003B4B79">
          <w:rPr>
            <w:color w:val="FF0000"/>
          </w:rPr>
          <w:delText>is</w:delText>
        </w:r>
        <w:r w:rsidR="00BB01FF" w:rsidRPr="003B4B79" w:rsidDel="003B4B79">
          <w:rPr>
            <w:color w:val="FF0000"/>
            <w:rPrChange w:id="53" w:author="Satyakam Dash" w:date="2019-05-02T09:42:00Z">
              <w:rPr>
                <w:color w:val="000000" w:themeColor="text1"/>
              </w:rPr>
            </w:rPrChange>
          </w:rPr>
          <w:delText xml:space="preserve"> </w:delText>
        </w:r>
      </w:del>
      <w:ins w:id="54" w:author="Satyakam Dash" w:date="2019-05-02T09:42:00Z">
        <w:r w:rsidR="003B4B79" w:rsidRPr="003B4B79">
          <w:rPr>
            <w:color w:val="FF0000"/>
          </w:rPr>
          <w:t>is</w:t>
        </w:r>
        <w:r w:rsidR="003B4B79">
          <w:rPr>
            <w:color w:val="000000" w:themeColor="text1"/>
          </w:rPr>
          <w:t xml:space="preserve"> </w:t>
        </w:r>
      </w:ins>
      <w:r w:rsidR="001312DF" w:rsidRPr="00BA5B98">
        <w:rPr>
          <w:color w:val="000000" w:themeColor="text1"/>
        </w:rPr>
        <w:t xml:space="preserve">constrained by </w:t>
      </w:r>
      <w:r w:rsidR="00A8344E" w:rsidRPr="00BA5B98">
        <w:rPr>
          <w:color w:val="000000" w:themeColor="text1"/>
        </w:rPr>
        <w:t>cofactor pools (i.e., ATP/ADP and NADH/NAD ratios)</w:t>
      </w:r>
      <w:r w:rsidR="001312DF" w:rsidRPr="00BA5B98">
        <w:rPr>
          <w:color w:val="000000" w:themeColor="text1"/>
        </w:rPr>
        <w:t xml:space="preserve"> </w:t>
      </w:r>
      <w:r w:rsidR="004B1084" w:rsidRPr="00BA5B98">
        <w:rPr>
          <w:color w:val="000000" w:themeColor="text1"/>
        </w:rPr>
        <w:t xml:space="preserve">but the overall </w:t>
      </w:r>
      <w:r w:rsidR="008D76ED" w:rsidRPr="00BA5B98">
        <w:rPr>
          <w:color w:val="000000" w:themeColor="text1"/>
        </w:rPr>
        <w:t xml:space="preserve">ethanol production pathway is feasible </w:t>
      </w:r>
      <w:r w:rsidR="00460530" w:rsidRPr="00BA5B98">
        <w:rPr>
          <w:color w:val="000000" w:themeColor="text1"/>
        </w:rPr>
        <w:t xml:space="preserve">for all cases except </w:t>
      </w:r>
      <w:r w:rsidR="00E908A6" w:rsidRPr="00BA5B98">
        <w:rPr>
          <w:color w:val="000000" w:themeColor="text1"/>
        </w:rPr>
        <w:t xml:space="preserve">for </w:t>
      </w:r>
      <w:r w:rsidR="00460530" w:rsidRPr="00BA5B98">
        <w:rPr>
          <w:color w:val="000000" w:themeColor="text1"/>
        </w:rPr>
        <w:t>the fina</w:t>
      </w:r>
      <w:r w:rsidR="004B1084" w:rsidRPr="00BA5B98">
        <w:rPr>
          <w:color w:val="000000" w:themeColor="text1"/>
        </w:rPr>
        <w:t>l time</w:t>
      </w:r>
      <w:r w:rsidR="00E908A6" w:rsidRPr="00BA5B98">
        <w:rPr>
          <w:color w:val="000000" w:themeColor="text1"/>
        </w:rPr>
        <w:t xml:space="preserve"> point upon ethanol addition</w:t>
      </w:r>
      <w:r w:rsidR="00BF1E96" w:rsidRPr="00BA5B98">
        <w:rPr>
          <w:color w:val="000000" w:themeColor="text1"/>
        </w:rPr>
        <w:t xml:space="preserve">. </w:t>
      </w:r>
      <w:r w:rsidR="001F65DA" w:rsidRPr="001F65DA">
        <w:rPr>
          <w:color w:val="000000" w:themeColor="text1"/>
        </w:rPr>
        <w:t xml:space="preserve">For the final time point, the increase in ethanol concentration lowers the driving force of </w:t>
      </w:r>
      <w:r w:rsidR="001F65DA" w:rsidRPr="00193365">
        <w:rPr>
          <w:color w:val="000000" w:themeColor="text1"/>
        </w:rPr>
        <w:t xml:space="preserve">the </w:t>
      </w:r>
      <w:r w:rsidR="001F65DA" w:rsidRPr="001F65DA">
        <w:rPr>
          <w:color w:val="000000" w:themeColor="text1"/>
        </w:rPr>
        <w:t>ADH reaction and leads to NADH accumulation. This lowers the driving force of NADH-generating</w:t>
      </w:r>
      <w:r w:rsidR="001F65DA" w:rsidRPr="00193365">
        <w:rPr>
          <w:color w:val="000000" w:themeColor="text1"/>
        </w:rPr>
        <w:t xml:space="preserve"> </w:t>
      </w:r>
      <w:r w:rsidR="001F65DA" w:rsidRPr="001F65DA">
        <w:rPr>
          <w:color w:val="000000" w:themeColor="text1"/>
        </w:rPr>
        <w:t xml:space="preserve">GAPDH reaction due to product (i.e., NADH) accumulation and causes accumulation of upper glycolysis metabolites especially sugar phosphates such as dhap and f6p (also observed in ethanol stress studies </w: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 </w:instrTex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EN.CITE.DATA </w:instrText>
      </w:r>
      <w:r w:rsidR="001F65DA" w:rsidRPr="001F65DA">
        <w:rPr>
          <w:color w:val="000000" w:themeColor="text1"/>
        </w:rPr>
      </w:r>
      <w:r w:rsidR="001F65DA" w:rsidRPr="001F65DA">
        <w:rPr>
          <w:color w:val="000000" w:themeColor="text1"/>
        </w:rPr>
        <w:fldChar w:fldCharType="end"/>
      </w:r>
      <w:r w:rsidR="001F65DA" w:rsidRPr="001F65DA">
        <w:rPr>
          <w:color w:val="000000" w:themeColor="text1"/>
        </w:rPr>
      </w:r>
      <w:r w:rsidR="001F65DA" w:rsidRPr="001F65DA">
        <w:rPr>
          <w:color w:val="000000" w:themeColor="text1"/>
        </w:rPr>
        <w:fldChar w:fldCharType="separate"/>
      </w:r>
      <w:r w:rsidR="001F65DA" w:rsidRPr="001F65DA">
        <w:rPr>
          <w:color w:val="000000" w:themeColor="text1"/>
        </w:rPr>
        <w:t>(Tian et al., 2017b; Yang et al., 2012)</w:t>
      </w:r>
      <w:r w:rsidR="001F65DA" w:rsidRPr="001F65DA">
        <w:rPr>
          <w:color w:val="000000" w:themeColor="text1"/>
        </w:rPr>
        <w:fldChar w:fldCharType="end"/>
      </w:r>
      <w:r w:rsidR="001F65DA" w:rsidRPr="001F65DA">
        <w:rPr>
          <w:color w:val="000000" w:themeColor="text1"/>
        </w:rPr>
        <w:t xml:space="preserve">) (Figure 2). The accumulated metabolite pools constrain </w:t>
      </w:r>
      <w:r w:rsidR="001F65DA" w:rsidRPr="00193365">
        <w:rPr>
          <w:bCs/>
          <w:color w:val="000000" w:themeColor="text1"/>
        </w:rPr>
        <w:t>generating</w:t>
      </w:r>
      <w:r w:rsidR="001F65DA" w:rsidRPr="001F65DA">
        <w:rPr>
          <w:color w:val="000000" w:themeColor="text1"/>
        </w:rPr>
        <w:t xml:space="preserve"> reactions (PFK, FBA, GAPDH, ALDH and ADH) and consequently </w:t>
      </w:r>
      <w:r w:rsidR="001F65DA" w:rsidRPr="00193365">
        <w:rPr>
          <w:bCs/>
          <w:color w:val="000000" w:themeColor="text1"/>
        </w:rPr>
        <w:t>render</w:t>
      </w:r>
      <w:r w:rsidR="001F65DA" w:rsidRPr="001F65DA">
        <w:rPr>
          <w:color w:val="000000" w:themeColor="text1"/>
        </w:rPr>
        <w:t xml:space="preserve"> them thermodynamic bottlenecks. Thus, we observe that </w:t>
      </w:r>
      <w:r w:rsidR="001F65DA" w:rsidRPr="00193365">
        <w:rPr>
          <w:bCs/>
          <w:color w:val="000000" w:themeColor="text1"/>
        </w:rPr>
        <w:t xml:space="preserve">the </w:t>
      </w:r>
      <w:r w:rsidR="001F65DA" w:rsidRPr="001F65DA">
        <w:rPr>
          <w:color w:val="000000" w:themeColor="text1"/>
        </w:rPr>
        <w:t xml:space="preserve">thermodynamic bottleneck is distributed across multiple reactions </w:t>
      </w:r>
      <w:r w:rsidR="001F65DA" w:rsidRPr="00193365">
        <w:rPr>
          <w:bCs/>
          <w:color w:val="000000" w:themeColor="text1"/>
        </w:rPr>
        <w:t>rather than a single one. This may allude</w:t>
      </w:r>
      <w:r w:rsidR="001F65DA" w:rsidRPr="001F65DA">
        <w:rPr>
          <w:color w:val="000000" w:themeColor="text1"/>
        </w:rPr>
        <w:t xml:space="preserve"> to </w:t>
      </w:r>
      <w:r w:rsidR="001F65DA" w:rsidRPr="00193365">
        <w:rPr>
          <w:bCs/>
          <w:color w:val="000000" w:themeColor="text1"/>
        </w:rPr>
        <w:t>that there are no remaining ways to re-allocate concentrations so as to relieve thermodynamic barriers as many reactions have become at the same time limiting</w:t>
      </w:r>
      <w:r w:rsidR="001F65DA" w:rsidRPr="001F65DA">
        <w:rPr>
          <w:color w:val="000000" w:themeColor="text1"/>
        </w:rPr>
        <w:t xml:space="preserve">. Additional metabolite measurements, especially quantification of cofactor pool variation due to ethanol addition </w:t>
      </w:r>
      <w:r w:rsidR="001F65DA" w:rsidRPr="00193365">
        <w:rPr>
          <w:bCs/>
          <w:color w:val="000000" w:themeColor="text1"/>
        </w:rPr>
        <w:t>may help</w:t>
      </w:r>
      <w:r w:rsidR="001F65DA" w:rsidRPr="001F65DA">
        <w:rPr>
          <w:color w:val="000000" w:themeColor="text1"/>
        </w:rPr>
        <w:t xml:space="preserve"> improve the precision of our thermodynamic bottleneck predictions.</w:t>
      </w:r>
    </w:p>
    <w:p w14:paraId="6D9009F9" w14:textId="61968040" w:rsidR="00BF1E96" w:rsidRPr="00BA5B98" w:rsidRDefault="00BF1E96" w:rsidP="009E3E15">
      <w:pPr>
        <w:spacing w:line="480" w:lineRule="auto"/>
        <w:jc w:val="both"/>
        <w:rPr>
          <w:color w:val="000000" w:themeColor="text1"/>
        </w:rPr>
      </w:pPr>
    </w:p>
    <w:p w14:paraId="2B039485" w14:textId="49E27CF0" w:rsidR="001D66A1" w:rsidRPr="00CF4292" w:rsidRDefault="001D66A1" w:rsidP="001D66A1">
      <w:pPr>
        <w:jc w:val="both"/>
        <w:rPr>
          <w:color w:val="000000" w:themeColor="text1"/>
        </w:rPr>
      </w:pPr>
      <w:r w:rsidRPr="00CF4292">
        <w:rPr>
          <w:b/>
          <w:color w:val="000000" w:themeColor="text1"/>
        </w:rPr>
        <w:t xml:space="preserve">Table </w:t>
      </w:r>
      <w:r w:rsidR="00A76D0B">
        <w:rPr>
          <w:b/>
          <w:color w:val="000000" w:themeColor="text1"/>
        </w:rPr>
        <w:t>4</w:t>
      </w:r>
      <w:r w:rsidRPr="00CF4292">
        <w:rPr>
          <w:b/>
          <w:color w:val="000000" w:themeColor="text1"/>
        </w:rPr>
        <w:t>.</w:t>
      </w:r>
      <w:r w:rsidRPr="00CF4292">
        <w:rPr>
          <w:color w:val="000000" w:themeColor="text1"/>
        </w:rPr>
        <w:t xml:space="preserve"> Pathway MDF</w:t>
      </w:r>
      <w:r w:rsidR="002C155E">
        <w:rPr>
          <w:color w:val="000000" w:themeColor="text1"/>
        </w:rPr>
        <w:t xml:space="preserve"> </w:t>
      </w:r>
      <w:ins w:id="55" w:author="Satyakam Dash" w:date="2019-05-02T09:42:00Z">
        <w:r w:rsidR="003B4B79" w:rsidRPr="002C155E">
          <w:rPr>
            <w:color w:val="FF0000"/>
          </w:rPr>
          <w:t xml:space="preserve">in </w:t>
        </w:r>
        <w:r w:rsidR="003B4B79" w:rsidRPr="002C155E">
          <w:rPr>
            <w:bCs/>
            <w:color w:val="FF0000"/>
          </w:rPr>
          <w:t>kJ/</w:t>
        </w:r>
        <w:proofErr w:type="spellStart"/>
        <w:r w:rsidR="003B4B79" w:rsidRPr="002C155E">
          <w:rPr>
            <w:bCs/>
            <w:color w:val="FF0000"/>
          </w:rPr>
          <w:t>mol</w:t>
        </w:r>
      </w:ins>
      <w:proofErr w:type="spellEnd"/>
      <w:del w:id="56" w:author="Satyakam Dash" w:date="2019-05-02T09:42:00Z">
        <w:r w:rsidR="002C155E" w:rsidRPr="002C155E" w:rsidDel="003B4B79">
          <w:rPr>
            <w:color w:val="FF0000"/>
          </w:rPr>
          <w:delText xml:space="preserve">in </w:delText>
        </w:r>
        <w:r w:rsidR="002C155E" w:rsidRPr="002C155E" w:rsidDel="003B4B79">
          <w:rPr>
            <w:bCs/>
            <w:color w:val="FF0000"/>
          </w:rPr>
          <w:delText>kJ/mol</w:delText>
        </w:r>
      </w:del>
      <w:r w:rsidRPr="002C155E">
        <w:rPr>
          <w:color w:val="FF0000"/>
        </w:rPr>
        <w:t xml:space="preserve"> </w:t>
      </w:r>
      <w:r w:rsidRPr="00CF4292">
        <w:rPr>
          <w:color w:val="000000" w:themeColor="text1"/>
        </w:rPr>
        <w:t xml:space="preserve">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B34F5B" w:rsidRPr="00CF4292" w14:paraId="553DEC30" w14:textId="77777777" w:rsidTr="00E03472">
        <w:trPr>
          <w:trHeight w:val="191"/>
          <w:jc w:val="center"/>
        </w:trPr>
        <w:tc>
          <w:tcPr>
            <w:tcW w:w="1634" w:type="dxa"/>
            <w:tcBorders>
              <w:top w:val="single" w:sz="4" w:space="0" w:color="00000A"/>
            </w:tcBorders>
            <w:shd w:val="clear" w:color="auto" w:fill="auto"/>
            <w:vAlign w:val="center"/>
          </w:tcPr>
          <w:p w14:paraId="188AC4D9"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3012" w:type="dxa"/>
            <w:tcBorders>
              <w:top w:val="single" w:sz="4" w:space="0" w:color="00000A"/>
              <w:bottom w:val="single" w:sz="4" w:space="0" w:color="00000A"/>
              <w:right w:val="single" w:sz="4" w:space="0" w:color="auto"/>
            </w:tcBorders>
            <w:shd w:val="clear" w:color="auto" w:fill="auto"/>
            <w:vAlign w:val="center"/>
          </w:tcPr>
          <w:p w14:paraId="1EAE7873" w14:textId="77777777" w:rsidR="00B34F5B" w:rsidRPr="00CF4292" w:rsidRDefault="00B34F5B" w:rsidP="00E03472">
            <w:pPr>
              <w:jc w:val="center"/>
              <w:rPr>
                <w:color w:val="000000" w:themeColor="text1"/>
              </w:rPr>
            </w:pPr>
            <w:r w:rsidRPr="00CF4292">
              <w:rPr>
                <w:rFonts w:eastAsia="Times New Roman"/>
                <w:color w:val="000000" w:themeColor="text1"/>
              </w:rPr>
              <w:t>Externally added</w:t>
            </w:r>
            <w:r w:rsidRPr="00CF4292">
              <w:rPr>
                <w:color w:val="000000" w:themeColor="text1"/>
              </w:rPr>
              <w:t xml:space="preserve"> ethanol</w:t>
            </w:r>
          </w:p>
        </w:tc>
        <w:tc>
          <w:tcPr>
            <w:tcW w:w="2396" w:type="dxa"/>
            <w:tcBorders>
              <w:top w:val="single" w:sz="4" w:space="0" w:color="00000A"/>
            </w:tcBorders>
            <w:shd w:val="clear" w:color="auto" w:fill="auto"/>
            <w:vAlign w:val="center"/>
          </w:tcPr>
          <w:p w14:paraId="264F8F6C"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No added ethanol</w:t>
            </w:r>
          </w:p>
        </w:tc>
      </w:tr>
      <w:tr w:rsidR="00B34F5B" w:rsidRPr="00CF4292" w14:paraId="7F0864F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0.46</w:t>
            </w:r>
          </w:p>
        </w:tc>
      </w:tr>
      <w:tr w:rsidR="00B34F5B" w:rsidRPr="00CF4292" w14:paraId="75EFE8A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0.30</w:t>
            </w:r>
          </w:p>
        </w:tc>
      </w:tr>
      <w:tr w:rsidR="00B34F5B" w:rsidRPr="00CF4292" w14:paraId="09EFCB23"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794E7D22" w:rsidR="00014398" w:rsidRPr="00CF4292" w:rsidRDefault="00AE774B" w:rsidP="00220D6F">
      <w:pPr>
        <w:keepNext/>
        <w:spacing w:line="480" w:lineRule="auto"/>
        <w:jc w:val="center"/>
        <w:rPr>
          <w:color w:val="000000" w:themeColor="text1"/>
        </w:rPr>
      </w:pPr>
      <w:r>
        <w:rPr>
          <w:noProof/>
          <w:color w:val="000000" w:themeColor="text1"/>
        </w:rPr>
        <w:drawing>
          <wp:inline distT="0" distB="0" distL="0" distR="0" wp14:anchorId="15B54910" wp14:editId="67783366">
            <wp:extent cx="5466644" cy="4684500"/>
            <wp:effectExtent l="0" t="0" r="0" b="0"/>
            <wp:docPr id="4" name="Picture 4" descr="../../../Ctherm_thermo/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thermo/Ctherm_glycolysis_met_conc_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78" r="13551" b="2239"/>
                    <a:stretch/>
                  </pic:blipFill>
                  <pic:spPr bwMode="auto">
                    <a:xfrm>
                      <a:off x="0" y="0"/>
                      <a:ext cx="5467546" cy="4685273"/>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444CC1A2" w:rsidR="00085B17" w:rsidRPr="00CF4292" w:rsidRDefault="001C21FE" w:rsidP="001C21FE">
      <w:pPr>
        <w:pStyle w:val="Heading2"/>
        <w:numPr>
          <w:ilvl w:val="1"/>
          <w:numId w:val="8"/>
        </w:numPr>
        <w:jc w:val="both"/>
        <w:rPr>
          <w:color w:val="000000" w:themeColor="text1"/>
          <w:sz w:val="24"/>
        </w:rPr>
      </w:pPr>
      <w:r>
        <w:rPr>
          <w:color w:val="000000" w:themeColor="text1"/>
          <w:sz w:val="24"/>
        </w:rPr>
        <w:t xml:space="preserve"> </w:t>
      </w:r>
      <w:r w:rsidR="00C55249"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14381C29"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w:t>
      </w:r>
      <w:r w:rsidR="008667A4">
        <w:rPr>
          <w:color w:val="000000" w:themeColor="text1"/>
        </w:rPr>
        <w:t>variation in</w:t>
      </w:r>
      <w:r w:rsidR="00C55249" w:rsidRPr="00CF4292">
        <w:rPr>
          <w:color w:val="000000" w:themeColor="text1"/>
        </w:rPr>
        <w:t xml:space="preserve"> </w:t>
      </w:r>
      <w:r w:rsidR="00602A30" w:rsidRPr="00CF4292">
        <w:rPr>
          <w:color w:val="000000" w:themeColor="text1"/>
        </w:rPr>
        <w:t>cofactor pool</w:t>
      </w:r>
      <w:r w:rsidR="008667A4">
        <w:rPr>
          <w:color w:val="000000" w:themeColor="text1"/>
        </w:rPr>
        <w:t xml:space="preserve"> ratio</w:t>
      </w:r>
      <w:r w:rsidR="00602A30" w:rsidRPr="00CF4292">
        <w:rPr>
          <w:color w:val="000000" w:themeColor="text1"/>
        </w:rPr>
        <w:t>s</w:t>
      </w:r>
      <w:r w:rsidR="00617535" w:rsidRPr="00CF4292">
        <w:rPr>
          <w:color w:val="000000" w:themeColor="text1"/>
        </w:rPr>
        <w:t xml:space="preserve"> (especially NADH</w:t>
      </w:r>
      <w:r w:rsidR="008667A4">
        <w:rPr>
          <w:color w:val="000000" w:themeColor="text1"/>
        </w:rPr>
        <w:t>/NAD</w:t>
      </w:r>
      <w:r w:rsidR="008667A4" w:rsidRPr="008667A4">
        <w:rPr>
          <w:color w:val="000000" w:themeColor="text1"/>
          <w:vertAlign w:val="superscript"/>
        </w:rPr>
        <w:t>+</w:t>
      </w:r>
      <w:r w:rsidR="00617535" w:rsidRPr="00CF4292">
        <w:rPr>
          <w:color w:val="000000" w:themeColor="text1"/>
        </w:rPr>
        <w:t>)</w:t>
      </w:r>
      <w:r w:rsidR="00C55249" w:rsidRPr="00CF4292">
        <w:rPr>
          <w:color w:val="000000" w:themeColor="text1"/>
        </w:rPr>
        <w:t xml:space="preserve"> play</w:t>
      </w:r>
      <w:r w:rsidR="008515D9">
        <w:rPr>
          <w:color w:val="000000" w:themeColor="text1"/>
        </w:rPr>
        <w:t>s</w:t>
      </w:r>
      <w:r w:rsidR="00C55249" w:rsidRPr="00CF4292">
        <w:rPr>
          <w:color w:val="000000" w:themeColor="text1"/>
        </w:rPr>
        <w:t xml:space="preserve">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w:t>
      </w:r>
      <w:r w:rsidR="00C55249" w:rsidRPr="00CF4292">
        <w:rPr>
          <w:color w:val="000000" w:themeColor="text1"/>
        </w:rPr>
        <w:lastRenderedPageBreak/>
        <w:t xml:space="preserve">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 xml:space="preserve">(see Figure 1 and Table </w:t>
      </w:r>
      <w:r w:rsidR="00FF0C4F">
        <w:rPr>
          <w:bCs/>
          <w:color w:val="000000" w:themeColor="text1"/>
        </w:rPr>
        <w:t>3</w:t>
      </w:r>
      <w:r w:rsidR="003606C3" w:rsidRPr="00CF4292">
        <w:rPr>
          <w:bCs/>
          <w:color w:val="000000" w:themeColor="text1"/>
        </w:rPr>
        <w:t>)</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w:t>
      </w:r>
      <w:r w:rsidR="001C21FE">
        <w:rPr>
          <w:color w:val="000000" w:themeColor="text1"/>
        </w:rPr>
        <w:t>file 4</w:t>
      </w:r>
      <w:r w:rsidR="00990808" w:rsidRPr="00CF4292">
        <w:rPr>
          <w:color w:val="000000" w:themeColor="text1"/>
        </w:rPr>
        <w:t>)</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lastRenderedPageBreak/>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5F44D23E"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11534F">
        <w:rPr>
          <w:rFonts w:ascii="Times New Roman" w:hAnsi="Times New Roman" w:cs="Times New Roman"/>
          <w:i w:val="0"/>
          <w:color w:val="000000" w:themeColor="text1"/>
          <w:sz w:val="20"/>
        </w:rPr>
        <w:t xml:space="preserve">ethanologen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FF0C4F">
        <w:rPr>
          <w:rFonts w:ascii="Times New Roman" w:hAnsi="Times New Roman" w:cs="Times New Roman"/>
          <w:i w:val="0"/>
          <w:color w:val="000000" w:themeColor="text1"/>
          <w:sz w:val="20"/>
        </w:rPr>
        <w:t>e 3</w:t>
      </w:r>
      <w:r w:rsidR="00AE117A" w:rsidRPr="00CF4292">
        <w:rPr>
          <w:rFonts w:ascii="Times New Roman" w:hAnsi="Times New Roman" w:cs="Times New Roman"/>
          <w:i w:val="0"/>
          <w:color w:val="000000" w:themeColor="text1"/>
          <w:sz w:val="20"/>
        </w:rPr>
        <w:t>.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w:t>
      </w:r>
      <w:proofErr w:type="spellStart"/>
      <w:r w:rsidR="003A73A5" w:rsidRPr="00CF4292">
        <w:rPr>
          <w:color w:val="000000" w:themeColor="text1"/>
        </w:rPr>
        <w:t>mol</w:t>
      </w:r>
      <w:proofErr w:type="spellEnd"/>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w:t>
      </w:r>
    </w:p>
    <w:p w14:paraId="3C416CB7" w14:textId="050B46AF" w:rsidR="00310A94" w:rsidRPr="00CF4292" w:rsidRDefault="00310A94" w:rsidP="001C21FE">
      <w:pPr>
        <w:pStyle w:val="Heading2"/>
        <w:numPr>
          <w:ilvl w:val="2"/>
          <w:numId w:val="8"/>
        </w:numPr>
        <w:rPr>
          <w:color w:val="000000" w:themeColor="text1"/>
        </w:rPr>
      </w:pPr>
      <w:r w:rsidRPr="00CF4292">
        <w:rPr>
          <w:color w:val="000000" w:themeColor="text1"/>
        </w:rPr>
        <w:t>Cluster I (malate shunt)</w:t>
      </w:r>
    </w:p>
    <w:p w14:paraId="34F47DE6" w14:textId="6DCFDE43"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w:t>
      </w:r>
      <w:proofErr w:type="spellStart"/>
      <w:r w:rsidR="00B834AC" w:rsidRPr="00CF4292">
        <w:rPr>
          <w:color w:val="000000" w:themeColor="text1"/>
          <w:lang w:eastAsia="ko-KR"/>
        </w:rPr>
        <w:t>mol</w:t>
      </w:r>
      <w:proofErr w:type="spellEnd"/>
      <w:r w:rsidR="00B834AC" w:rsidRPr="00CF4292">
        <w:rPr>
          <w:color w:val="000000" w:themeColor="text1"/>
          <w:lang w:eastAsia="ko-KR"/>
        </w:rPr>
        <w:t>)</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w:t>
      </w:r>
      <w:r w:rsidRPr="00CF4292">
        <w:rPr>
          <w:bCs/>
          <w:color w:val="000000" w:themeColor="text1"/>
        </w:rPr>
        <w:lastRenderedPageBreak/>
        <w:t xml:space="preserve">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r w:rsidR="002E33B7" w:rsidRPr="00CF4292">
        <w:rPr>
          <w:bCs/>
          <w:color w:val="000000" w:themeColor="text1"/>
        </w:rPr>
        <w:t>standard atmospheric condition of 400ppm CO</w:t>
      </w:r>
      <w:r w:rsidR="002E33B7" w:rsidRPr="00CF4292">
        <w:rPr>
          <w:bCs/>
          <w:color w:val="000000" w:themeColor="text1"/>
          <w:vertAlign w:val="subscript"/>
        </w:rPr>
        <w:t>2</w:t>
      </w:r>
      <w:r w:rsidR="002E33B7" w:rsidRPr="00CF4292">
        <w:rPr>
          <w:bCs/>
          <w:color w:val="000000" w:themeColor="text1"/>
        </w:rPr>
        <w:t>(g)</w:t>
      </w:r>
      <w:r w:rsidR="00D53736" w:rsidRPr="00CF4292">
        <w:rPr>
          <w:bCs/>
          <w:color w:val="000000" w:themeColor="text1"/>
        </w:rPr>
        <w:t>. 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0</w:t>
      </w:r>
      <w:r w:rsidR="0011534F">
        <w:rPr>
          <w:bCs/>
          <w:color w:val="000000" w:themeColor="text1"/>
        </w:rPr>
        <w:t>,000</w:t>
      </w:r>
      <w:r w:rsidR="00977D67" w:rsidRPr="00CF4292">
        <w:rPr>
          <w:bCs/>
          <w:color w:val="000000" w:themeColor="text1"/>
        </w:rPr>
        <w:t xml:space="preserve"> </w:t>
      </w:r>
      <w:ins w:id="57" w:author="Satyakam Dash" w:date="2019-05-02T09:43:00Z">
        <w:r w:rsidR="003B4B79" w:rsidRPr="00614724">
          <w:rPr>
            <w:bCs/>
            <w:color w:val="FF0000"/>
          </w:rPr>
          <w:t>µM</w:t>
        </w:r>
      </w:ins>
      <w:del w:id="58" w:author="Satyakam Dash" w:date="2019-05-02T09:43:00Z">
        <w:r w:rsidR="00614724" w:rsidRPr="00614724" w:rsidDel="003B4B79">
          <w:rPr>
            <w:bCs/>
            <w:color w:val="FF0000"/>
          </w:rPr>
          <w:delText>µ</w:delText>
        </w:r>
        <w:r w:rsidR="00977D67" w:rsidRPr="00614724" w:rsidDel="003B4B79">
          <w:rPr>
            <w:bCs/>
            <w:color w:val="FF0000"/>
          </w:rPr>
          <w:delText>M</w:delText>
        </w:r>
      </w:del>
      <w:r w:rsidR="00D53736" w:rsidRPr="00CF4292">
        <w:rPr>
          <w:bCs/>
          <w:color w:val="000000" w:themeColor="text1"/>
        </w:rPr>
        <w:t xml:space="preserve">) </w:t>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6B615C">
        <w:rPr>
          <w:bCs/>
          <w:color w:val="000000" w:themeColor="text1"/>
        </w:rPr>
        <w:instrText xml:space="preserve"> ADDIN EN.CITE &lt;EndNote&gt;&lt;Cite&gt;&lt;Author&gt;Blunt&lt;/Author&gt;&lt;Year&gt;2015&lt;/Year&gt;&lt;RecNum&gt;606&lt;/RecNum&gt;&lt;DisplayText&gt;(Blunt et al., 2015)&lt;/DisplayText&gt;&lt;record&gt;&lt;rec-number&gt;606&lt;/rec-number&gt;&lt;foreign-keys&gt;&lt;key app="EN" db-id="rde2ee5zc0dwsbez5pg5s2ztd5fdfsdpvexd" timestamp="1556816356"&gt;606&lt;/key&gt;&lt;/foreign-keys&gt;&lt;ref-type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006171CF">
        <w:rPr>
          <w:bCs/>
          <w:color w:val="000000" w:themeColor="text1"/>
        </w:rPr>
        <w:t>Since CO</w:t>
      </w:r>
      <w:r w:rsidR="006171CF" w:rsidRPr="00916270">
        <w:rPr>
          <w:bCs/>
          <w:color w:val="000000" w:themeColor="text1"/>
          <w:vertAlign w:val="subscript"/>
        </w:rPr>
        <w:t>2</w:t>
      </w:r>
      <w:r w:rsidR="006171CF">
        <w:rPr>
          <w:bCs/>
          <w:color w:val="000000" w:themeColor="text1"/>
        </w:rPr>
        <w:t xml:space="preserve"> concentration also depends on pH, an intracellular pH &gt; 7 would allow for higher levels of CO</w:t>
      </w:r>
      <w:r w:rsidR="006171CF" w:rsidRPr="00916270">
        <w:rPr>
          <w:bCs/>
          <w:color w:val="000000" w:themeColor="text1"/>
          <w:vertAlign w:val="subscript"/>
        </w:rPr>
        <w:t>2</w:t>
      </w:r>
      <w:r w:rsidR="006171CF">
        <w:rPr>
          <w:bCs/>
          <w:color w:val="000000" w:themeColor="text1"/>
        </w:rPr>
        <w:t xml:space="preserve"> than what we have assumed. The intracellular pH of </w:t>
      </w:r>
      <w:r w:rsidR="006171CF" w:rsidRPr="00916270">
        <w:rPr>
          <w:bCs/>
          <w:i/>
          <w:color w:val="000000" w:themeColor="text1"/>
        </w:rPr>
        <w:t>C. thermocellum</w:t>
      </w:r>
      <w:r w:rsidR="006171CF">
        <w:rPr>
          <w:bCs/>
          <w:color w:val="000000" w:themeColor="text1"/>
        </w:rPr>
        <w:t xml:space="preserve"> is not known. </w:t>
      </w:r>
      <w:r w:rsidRPr="00CF4292">
        <w:rPr>
          <w:bCs/>
          <w:color w:val="000000" w:themeColor="text1"/>
        </w:rPr>
        <w:t xml:space="preserve">The sensitivity of the PEPCK reaction 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w:t>
      </w:r>
      <w:r w:rsidR="00D3154D">
        <w:rPr>
          <w:bCs/>
          <w:color w:val="000000" w:themeColor="text1"/>
        </w:rPr>
        <w:t xml:space="preserve"> (</w:t>
      </w:r>
      <w:r w:rsidR="00D3154D">
        <w:rPr>
          <w:color w:val="000000" w:themeColor="text1"/>
        </w:rPr>
        <w:t>Supplementary file</w:t>
      </w:r>
      <w:r w:rsidR="00D3154D" w:rsidRPr="00CF4292">
        <w:rPr>
          <w:color w:val="000000" w:themeColor="text1"/>
        </w:rPr>
        <w:t xml:space="preserve"> </w:t>
      </w:r>
      <w:r w:rsidR="00D3154D">
        <w:rPr>
          <w:color w:val="000000" w:themeColor="text1"/>
        </w:rPr>
        <w:t>7</w:t>
      </w:r>
      <w:r w:rsidR="00D3154D">
        <w:rPr>
          <w:bCs/>
          <w:color w:val="000000" w:themeColor="text1"/>
        </w:rPr>
        <w:t>)</w:t>
      </w:r>
      <w:r w:rsidRPr="00CF4292">
        <w:rPr>
          <w:bCs/>
          <w:color w:val="000000" w:themeColor="text1"/>
        </w:rPr>
        <w:t xml:space="preserve">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(&lt; 0.3 µM)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69AE3B1B" w:rsidR="000259A9" w:rsidRPr="00CF4292" w:rsidRDefault="000259A9" w:rsidP="001C21FE">
      <w:pPr>
        <w:pStyle w:val="Heading2"/>
        <w:numPr>
          <w:ilvl w:val="2"/>
          <w:numId w:val="8"/>
        </w:numPr>
        <w:rPr>
          <w:color w:val="000000" w:themeColor="text1"/>
        </w:rPr>
      </w:pPr>
      <w:r w:rsidRPr="00CF4292">
        <w:rPr>
          <w:color w:val="000000" w:themeColor="text1"/>
        </w:rPr>
        <w:t>Cluster II</w:t>
      </w:r>
    </w:p>
    <w:p w14:paraId="08A3788D" w14:textId="5F3805FF"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w:t>
      </w:r>
      <w:proofErr w:type="spellStart"/>
      <w:r w:rsidR="00527E92" w:rsidRPr="00CF4292">
        <w:rPr>
          <w:color w:val="000000" w:themeColor="text1"/>
        </w:rPr>
        <w:t>mol</w:t>
      </w:r>
      <w:proofErr w:type="spellEnd"/>
      <w:r w:rsidR="00527E92" w:rsidRPr="00CF4292">
        <w:rPr>
          <w:color w:val="000000" w:themeColor="text1"/>
        </w:rPr>
        <w:t xml:space="preserve"> ATP/</w:t>
      </w:r>
      <w:proofErr w:type="spellStart"/>
      <w:r w:rsidR="00527E92" w:rsidRPr="00CF4292">
        <w:rPr>
          <w:color w:val="000000" w:themeColor="text1"/>
        </w:rPr>
        <w:t>mol</w:t>
      </w:r>
      <w:proofErr w:type="spellEnd"/>
      <w:r w:rsidR="00527E92" w:rsidRPr="00CF4292">
        <w:rPr>
          <w:color w:val="000000" w:themeColor="text1"/>
        </w:rPr>
        <w:t xml:space="preserve">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w:t>
      </w:r>
      <w:r w:rsidR="00611F19" w:rsidRPr="00CF4292">
        <w:rPr>
          <w:color w:val="000000" w:themeColor="text1"/>
        </w:rPr>
        <w:lastRenderedPageBreak/>
        <w:t>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 xml:space="preserve">Supplementary </w:t>
      </w:r>
      <w:r w:rsidR="00D3154D">
        <w:rPr>
          <w:color w:val="000000" w:themeColor="text1"/>
        </w:rPr>
        <w:t>file 4</w:t>
      </w:r>
      <w:r w:rsidR="006B7766" w:rsidRPr="00CF4292">
        <w:rPr>
          <w:color w:val="000000" w:themeColor="text1"/>
        </w:rPr>
        <w:t>)</w:t>
      </w:r>
      <w:r w:rsidR="0049433A" w:rsidRPr="00CF4292">
        <w:rPr>
          <w:color w:val="000000" w:themeColor="text1"/>
        </w:rPr>
        <w:t xml:space="preserve"> with an MDF of 4.3 kJ/</w:t>
      </w:r>
      <w:proofErr w:type="spellStart"/>
      <w:r w:rsidR="0049433A" w:rsidRPr="00CF4292">
        <w:rPr>
          <w:color w:val="000000" w:themeColor="text1"/>
        </w:rPr>
        <w:t>mol</w:t>
      </w:r>
      <w:proofErr w:type="spellEnd"/>
      <w:r w:rsidR="0049433A" w:rsidRPr="00CF4292">
        <w:rPr>
          <w:color w:val="000000" w:themeColor="text1"/>
        </w:rPr>
        <w:t xml:space="preserve">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 xml:space="preserve">Supplementary </w:t>
      </w:r>
      <w:r w:rsidR="00630812">
        <w:rPr>
          <w:color w:val="000000" w:themeColor="text1"/>
        </w:rPr>
        <w:t>file 4</w:t>
      </w:r>
      <w:r w:rsidR="009C2CCE" w:rsidRPr="00CF4292">
        <w:rPr>
          <w:color w:val="000000" w:themeColor="text1"/>
        </w:rPr>
        <w:t xml:space="preserve">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(Herring 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47B22D38" w:rsidR="00FC1A59" w:rsidRPr="00CF4292" w:rsidRDefault="00D84A79" w:rsidP="00FA571F">
      <w:pPr>
        <w:spacing w:line="480" w:lineRule="auto"/>
        <w:jc w:val="both"/>
        <w:rPr>
          <w:color w:val="000000" w:themeColor="text1"/>
        </w:rPr>
      </w:pPr>
      <w:r>
        <w:rPr>
          <w:noProof/>
          <w:color w:val="000000" w:themeColor="text1"/>
        </w:rPr>
        <w:lastRenderedPageBreak/>
        <w:drawing>
          <wp:inline distT="0" distB="0" distL="0" distR="0" wp14:anchorId="72ABD6B5" wp14:editId="66D5DC94">
            <wp:extent cx="6337300" cy="3644900"/>
            <wp:effectExtent l="0" t="0" r="12700" b="12700"/>
            <wp:docPr id="5" name="Picture 5" descr="Fig_4_Best_EFM_clust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4_Best_EFM_cluster_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4272"/>
                    <a:stretch/>
                  </pic:blipFill>
                  <pic:spPr bwMode="auto">
                    <a:xfrm>
                      <a:off x="0" y="0"/>
                      <a:ext cx="6337300" cy="3644900"/>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but the best EFMs generate 4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compared to 3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0B045A02" w:rsidR="000259A9" w:rsidRPr="00CF4292" w:rsidRDefault="001C21FE" w:rsidP="00D100D2">
      <w:pPr>
        <w:pStyle w:val="Heading2"/>
        <w:numPr>
          <w:ilvl w:val="0"/>
          <w:numId w:val="0"/>
        </w:numPr>
        <w:ind w:left="360" w:hanging="360"/>
        <w:rPr>
          <w:color w:val="000000" w:themeColor="text1"/>
        </w:rPr>
      </w:pPr>
      <w:r>
        <w:rPr>
          <w:color w:val="000000" w:themeColor="text1"/>
        </w:rPr>
        <w:t xml:space="preserve">3.2.3. </w:t>
      </w:r>
      <w:r w:rsidR="000259A9" w:rsidRPr="00CF4292">
        <w:rPr>
          <w:color w:val="000000" w:themeColor="text1"/>
        </w:rPr>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lastRenderedPageBreak/>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proofErr w:type="spellStart"/>
      <w:r w:rsidR="000C0A98" w:rsidRPr="00CF4292">
        <w:rPr>
          <w:color w:val="000000" w:themeColor="text1"/>
        </w:rPr>
        <w:t>mol</w:t>
      </w:r>
      <w:proofErr w:type="spellEnd"/>
      <w:r w:rsidR="000C0A98" w:rsidRPr="00CF4292">
        <w:rPr>
          <w:color w:val="000000" w:themeColor="text1"/>
        </w:rPr>
        <w:t xml:space="preserve"> ATP/</w:t>
      </w:r>
      <w:proofErr w:type="spellStart"/>
      <w:r w:rsidR="000C0A98" w:rsidRPr="00CF4292">
        <w:rPr>
          <w:color w:val="000000" w:themeColor="text1"/>
        </w:rPr>
        <w:t>mol</w:t>
      </w:r>
      <w:proofErr w:type="spellEnd"/>
      <w:r w:rsidR="000C0A98" w:rsidRPr="00CF4292">
        <w:rPr>
          <w:color w:val="000000" w:themeColor="text1"/>
        </w:rPr>
        <w:t xml:space="preserve"> cellobiose</w:t>
      </w:r>
      <w:r w:rsidR="001D5A8A" w:rsidRPr="00CF4292">
        <w:rPr>
          <w:color w:val="000000" w:themeColor="text1"/>
        </w:rPr>
        <w:t xml:space="preserve">. Although some organisms, such as </w:t>
      </w:r>
      <w:proofErr w:type="spellStart"/>
      <w:r w:rsidR="001D5A8A" w:rsidRPr="00CF4292">
        <w:rPr>
          <w:i/>
          <w:color w:val="000000" w:themeColor="text1"/>
        </w:rPr>
        <w:t>Zymomonas</w:t>
      </w:r>
      <w:proofErr w:type="spellEnd"/>
      <w:r w:rsidR="001D5A8A" w:rsidRPr="00CF4292">
        <w:rPr>
          <w:i/>
          <w:color w:val="000000" w:themeColor="text1"/>
        </w:rPr>
        <w:t xml:space="preserve">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55AB10FA" w:rsidR="00666BF9" w:rsidRPr="00A76D0B" w:rsidRDefault="00B701B0" w:rsidP="00A76D0B">
      <w:pPr>
        <w:pStyle w:val="ListParagraph"/>
        <w:numPr>
          <w:ilvl w:val="0"/>
          <w:numId w:val="8"/>
        </w:numPr>
        <w:spacing w:line="480" w:lineRule="auto"/>
        <w:jc w:val="both"/>
        <w:outlineLvl w:val="0"/>
        <w:rPr>
          <w:rFonts w:ascii="Times New Roman" w:hAnsi="Times New Roman" w:cs="Times New Roman"/>
          <w:b/>
          <w:color w:val="000000" w:themeColor="text1"/>
        </w:rPr>
      </w:pPr>
      <w:r w:rsidRPr="00A76D0B">
        <w:rPr>
          <w:rFonts w:ascii="Times New Roman" w:hAnsi="Times New Roman" w:cs="Times New Roman"/>
          <w:b/>
          <w:color w:val="000000" w:themeColor="text1"/>
        </w:rPr>
        <w:t>Conclusion</w:t>
      </w:r>
      <w:r w:rsidR="006246BE" w:rsidRPr="00A76D0B">
        <w:rPr>
          <w:rFonts w:ascii="Times New Roman" w:hAnsi="Times New Roman" w:cs="Times New Roman"/>
          <w:b/>
          <w:color w:val="000000" w:themeColor="text1"/>
        </w:rPr>
        <w:t>s</w:t>
      </w:r>
    </w:p>
    <w:p w14:paraId="582E500B" w14:textId="771E84E6"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w:t>
      </w:r>
      <w:r w:rsidR="00B013B8" w:rsidRPr="00916270">
        <w:rPr>
          <w:bCs/>
          <w:color w:val="000000" w:themeColor="text1"/>
        </w:rPr>
        <w:t>thermodynamics</w:t>
      </w:r>
      <w:r w:rsidRPr="00916270">
        <w:rPr>
          <w:bCs/>
          <w:color w:val="000000" w:themeColor="text1"/>
        </w:rPr>
        <w:t xml:space="preserve">. </w:t>
      </w:r>
      <w:r w:rsidR="008A6E3A" w:rsidRPr="00916270">
        <w:rPr>
          <w:bCs/>
          <w:color w:val="000000" w:themeColor="text1"/>
        </w:rPr>
        <w:t>Sugar phosphate</w:t>
      </w:r>
      <w:r w:rsidR="009B4ED3" w:rsidRPr="00916270">
        <w:rPr>
          <w:bCs/>
          <w:color w:val="000000" w:themeColor="text1"/>
        </w:rPr>
        <w:t>s</w:t>
      </w:r>
      <w:r w:rsidR="008A6E3A" w:rsidRPr="00916270">
        <w:rPr>
          <w:bCs/>
          <w:color w:val="000000" w:themeColor="text1"/>
        </w:rPr>
        <w:t xml:space="preserve"> and NADH pool accumulation </w:t>
      </w:r>
      <w:r w:rsidR="00D51B2B" w:rsidRPr="00916270">
        <w:rPr>
          <w:bCs/>
          <w:color w:val="000000" w:themeColor="text1"/>
        </w:rPr>
        <w:t xml:space="preserve">at high ethanol concentrations renders ethanol production </w:t>
      </w:r>
      <w:r w:rsidR="00B013B8" w:rsidRPr="00916270">
        <w:rPr>
          <w:bCs/>
          <w:color w:val="000000" w:themeColor="text1"/>
        </w:rPr>
        <w:t xml:space="preserve">thermodynamically </w:t>
      </w:r>
      <w:r w:rsidR="00D51B2B" w:rsidRPr="00916270">
        <w:rPr>
          <w:bCs/>
          <w:color w:val="000000" w:themeColor="text1"/>
        </w:rPr>
        <w:t>infeasible</w:t>
      </w:r>
      <w:r w:rsidR="008A6E3A" w:rsidRPr="00916270">
        <w:rPr>
          <w:bCs/>
          <w:color w:val="000000" w:themeColor="text1"/>
        </w:rPr>
        <w:t xml:space="preserve"> by </w:t>
      </w:r>
      <w:r w:rsidR="005A4011" w:rsidRPr="002E7165">
        <w:rPr>
          <w:bCs/>
          <w:color w:val="000000" w:themeColor="text1"/>
        </w:rPr>
        <w:t>disallowing</w:t>
      </w:r>
      <w:r w:rsidR="008811C9" w:rsidRPr="002E7165">
        <w:rPr>
          <w:bCs/>
          <w:color w:val="000000" w:themeColor="text1"/>
        </w:rPr>
        <w:t xml:space="preserve"> a positive MDF for five</w:t>
      </w:r>
      <w:r w:rsidR="00D65793" w:rsidRPr="00916270">
        <w:rPr>
          <w:bCs/>
          <w:color w:val="000000" w:themeColor="text1"/>
        </w:rPr>
        <w:t xml:space="preserve"> reactions (PFK, FBA, GAPDH, ALDH and ADH)</w:t>
      </w:r>
      <w:r w:rsidR="00D51B2B" w:rsidRPr="00916270">
        <w:rPr>
          <w:bCs/>
          <w:color w:val="000000" w:themeColor="text1"/>
        </w:rPr>
        <w:t xml:space="preserve">. </w:t>
      </w:r>
      <w:r w:rsidR="0057190E" w:rsidRPr="00916270">
        <w:rPr>
          <w:bCs/>
          <w:color w:val="000000" w:themeColor="text1"/>
        </w:rPr>
        <w:t>P</w:t>
      </w:r>
      <w:r w:rsidR="003A4D7B" w:rsidRPr="00916270">
        <w:rPr>
          <w:bCs/>
          <w:color w:val="000000" w:themeColor="text1"/>
        </w:rPr>
        <w:t>lausible pathway modification</w:t>
      </w:r>
      <w:r w:rsidR="00D51B2B" w:rsidRPr="00916270">
        <w:rPr>
          <w:bCs/>
          <w:color w:val="000000" w:themeColor="text1"/>
        </w:rPr>
        <w:t xml:space="preserve">s </w:t>
      </w:r>
      <w:r w:rsidR="003A4D7B" w:rsidRPr="00916270">
        <w:rPr>
          <w:bCs/>
          <w:color w:val="000000" w:themeColor="text1"/>
        </w:rPr>
        <w:t xml:space="preserve">were explored </w:t>
      </w:r>
      <w:r w:rsidR="00B013B8" w:rsidRPr="00916270">
        <w:rPr>
          <w:bCs/>
          <w:color w:val="000000" w:themeColor="text1"/>
        </w:rPr>
        <w:t xml:space="preserve">and described </w:t>
      </w:r>
      <w:r w:rsidR="003A4D7B" w:rsidRPr="00916270">
        <w:rPr>
          <w:bCs/>
          <w:color w:val="000000" w:themeColor="text1"/>
        </w:rPr>
        <w:t>using the EFM concept. Results revealed the</w:t>
      </w:r>
      <w:r w:rsidR="0057190E" w:rsidRPr="00916270">
        <w:rPr>
          <w:bCs/>
          <w:color w:val="000000" w:themeColor="text1"/>
        </w:rPr>
        <w:t xml:space="preserve"> </w:t>
      </w:r>
      <w:r w:rsidR="003A4D7B" w:rsidRPr="00916270">
        <w:rPr>
          <w:bCs/>
          <w:color w:val="000000" w:themeColor="text1"/>
        </w:rPr>
        <w:t xml:space="preserve">thermodynamic disadvantage of the </w:t>
      </w:r>
      <w:r w:rsidR="000A329E" w:rsidRPr="00916270">
        <w:rPr>
          <w:bCs/>
          <w:color w:val="000000" w:themeColor="text1"/>
        </w:rPr>
        <w:t xml:space="preserve">malate shunt </w:t>
      </w:r>
      <w:r w:rsidR="003A217D" w:rsidRPr="00916270">
        <w:rPr>
          <w:bCs/>
          <w:color w:val="000000" w:themeColor="text1"/>
        </w:rPr>
        <w:t>(</w:t>
      </w:r>
      <w:r w:rsidR="00067CF1" w:rsidRPr="00916270">
        <w:rPr>
          <w:bCs/>
          <w:color w:val="000000" w:themeColor="text1"/>
        </w:rPr>
        <w:t>over PPDK</w:t>
      </w:r>
      <w:r w:rsidR="003A217D" w:rsidRPr="00916270">
        <w:rPr>
          <w:bCs/>
          <w:color w:val="000000" w:themeColor="text1"/>
        </w:rPr>
        <w:t>)</w:t>
      </w:r>
      <w:r w:rsidR="00067CF1" w:rsidRPr="00916270">
        <w:rPr>
          <w:bCs/>
          <w:color w:val="000000" w:themeColor="text1"/>
        </w:rPr>
        <w:t xml:space="preserve"> </w:t>
      </w:r>
      <w:r w:rsidR="000A329E" w:rsidRPr="00916270">
        <w:rPr>
          <w:bCs/>
          <w:color w:val="000000" w:themeColor="text1"/>
        </w:rPr>
        <w:t xml:space="preserve">under physiological </w:t>
      </w:r>
      <w:r w:rsidR="000A329E" w:rsidRPr="00CF4292">
        <w:rPr>
          <w:bCs/>
          <w:color w:val="000000" w:themeColor="text1"/>
        </w:rPr>
        <w:t>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w:t>
      </w:r>
      <w:ins w:id="59" w:author="Satyakam Dash" w:date="2019-05-02T09:43:00Z">
        <w:r w:rsidR="003B4B79" w:rsidRPr="00BB01FF">
          <w:rPr>
            <w:bCs/>
            <w:color w:val="FF0000"/>
          </w:rPr>
          <w:t>linked</w:t>
        </w:r>
      </w:ins>
      <w:del w:id="60" w:author="Satyakam Dash" w:date="2019-05-02T09:43:00Z">
        <w:r w:rsidR="00AE5922" w:rsidRPr="00BB01FF" w:rsidDel="003B4B79">
          <w:rPr>
            <w:bCs/>
            <w:color w:val="FF0000"/>
          </w:rPr>
          <w:delText>li</w:delText>
        </w:r>
        <w:r w:rsidR="00BB01FF" w:rsidRPr="00BB01FF" w:rsidDel="003B4B79">
          <w:rPr>
            <w:bCs/>
            <w:color w:val="FF0000"/>
          </w:rPr>
          <w:delText>n</w:delText>
        </w:r>
        <w:r w:rsidR="00AE5922" w:rsidRPr="00BB01FF" w:rsidDel="003B4B79">
          <w:rPr>
            <w:bCs/>
            <w:color w:val="FF0000"/>
          </w:rPr>
          <w:delText>ked</w:delText>
        </w:r>
      </w:del>
      <w:r w:rsidR="00AE5922" w:rsidRPr="00CF4292">
        <w:rPr>
          <w:bCs/>
          <w:color w:val="000000" w:themeColor="text1"/>
        </w:rPr>
        <w:t xml:space="preserve">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w:t>
      </w:r>
      <w:r w:rsidR="007C7913" w:rsidRPr="00CF4292">
        <w:rPr>
          <w:bCs/>
          <w:color w:val="000000" w:themeColor="text1"/>
        </w:rPr>
        <w:lastRenderedPageBreak/>
        <w:t xml:space="preserve">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58EB8521" w14:textId="4A04FA74" w:rsidR="008469E3" w:rsidRDefault="003A4D7B" w:rsidP="00F5249E">
      <w:pPr>
        <w:spacing w:line="480" w:lineRule="auto"/>
        <w:ind w:firstLine="720"/>
        <w:jc w:val="both"/>
        <w:rPr>
          <w:ins w:id="61" w:author="Satyakam Dash" w:date="2019-05-15T19:12:00Z"/>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have </w:t>
      </w:r>
      <w:r w:rsidR="00625F03" w:rsidRPr="00CF4292">
        <w:rPr>
          <w:bCs/>
          <w:color w:val="000000" w:themeColor="text1"/>
        </w:rPr>
        <w:t xml:space="preserve">minimal </w:t>
      </w:r>
      <w:r w:rsidR="00CC5162" w:rsidRPr="00CF4292">
        <w:rPr>
          <w:bCs/>
          <w:color w:val="000000" w:themeColor="text1"/>
        </w:rPr>
        <w:t xml:space="preserve">yield </w:t>
      </w:r>
      <w:r w:rsidR="00F05CBF" w:rsidRPr="00CF4292">
        <w:rPr>
          <w:bCs/>
          <w:color w:val="000000" w:themeColor="text1"/>
        </w:rPr>
        <w:t>under</w:t>
      </w:r>
      <w:r w:rsidR="00625F03" w:rsidRPr="00CF4292">
        <w:rPr>
          <w:bCs/>
          <w:color w:val="000000" w:themeColor="text1"/>
        </w:rPr>
        <w:t xml:space="preserve"> high ethanol yielding strains</w:t>
      </w:r>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ins w:id="62" w:author="Satyakam Dash" w:date="2019-05-15T19:03:00Z">
        <w:r w:rsidR="00F5249E">
          <w:rPr>
            <w:bCs/>
            <w:color w:val="000000" w:themeColor="text1"/>
          </w:rPr>
          <w:t xml:space="preserve">This study also uses a small set of </w:t>
        </w:r>
        <w:r w:rsidR="00F5249E">
          <w:rPr>
            <w:bCs/>
            <w:color w:val="000000" w:themeColor="text1"/>
          </w:rPr>
          <w:t>measurement</w:t>
        </w:r>
        <w:r w:rsidR="00F5249E">
          <w:rPr>
            <w:bCs/>
            <w:color w:val="000000" w:themeColor="text1"/>
          </w:rPr>
          <w:t xml:space="preserve"> metabolite pools</w:t>
        </w:r>
        <w:r w:rsidR="00F5249E">
          <w:rPr>
            <w:bCs/>
            <w:color w:val="000000" w:themeColor="text1"/>
          </w:rPr>
          <w:t xml:space="preserve"> as constraints, thus </w:t>
        </w:r>
      </w:ins>
      <w:ins w:id="63" w:author="Satyakam Dash" w:date="2019-05-15T19:04:00Z">
        <w:r w:rsidR="00F5249E">
          <w:rPr>
            <w:bCs/>
            <w:color w:val="000000" w:themeColor="text1"/>
          </w:rPr>
          <w:t xml:space="preserve">lack of </w:t>
        </w:r>
      </w:ins>
      <w:ins w:id="64" w:author="Satyakam Dash" w:date="2019-05-15T19:05:00Z">
        <w:r w:rsidR="00F5249E">
          <w:rPr>
            <w:bCs/>
            <w:color w:val="000000" w:themeColor="text1"/>
          </w:rPr>
          <w:t xml:space="preserve">intermediate </w:t>
        </w:r>
      </w:ins>
      <w:ins w:id="65" w:author="Satyakam Dash" w:date="2019-05-15T19:04:00Z">
        <w:r w:rsidR="00F5249E">
          <w:rPr>
            <w:bCs/>
            <w:color w:val="000000" w:themeColor="text1"/>
          </w:rPr>
          <w:t xml:space="preserve">metabolite </w:t>
        </w:r>
      </w:ins>
      <w:ins w:id="66" w:author="Satyakam Dash" w:date="2019-05-15T19:05:00Z">
        <w:r w:rsidR="00F5249E">
          <w:rPr>
            <w:bCs/>
            <w:color w:val="000000" w:themeColor="text1"/>
          </w:rPr>
          <w:t>measurements would</w:t>
        </w:r>
      </w:ins>
      <w:ins w:id="67" w:author="Satyakam Dash" w:date="2019-05-15T19:06:00Z">
        <w:r w:rsidR="00F5249E">
          <w:rPr>
            <w:bCs/>
            <w:color w:val="000000" w:themeColor="text1"/>
          </w:rPr>
          <w:t xml:space="preserve"> lead to unconstrained metabolite pools</w:t>
        </w:r>
      </w:ins>
      <w:ins w:id="68" w:author="Satyakam Dash" w:date="2019-05-15T19:05:00Z">
        <w:r w:rsidR="00F5249E">
          <w:rPr>
            <w:bCs/>
            <w:color w:val="000000" w:themeColor="text1"/>
          </w:rPr>
          <w:t xml:space="preserve"> and render any additional pathway </w:t>
        </w:r>
      </w:ins>
      <w:ins w:id="69" w:author="Satyakam Dash" w:date="2019-05-15T19:06:00Z">
        <w:r w:rsidR="00F5249E">
          <w:rPr>
            <w:bCs/>
            <w:color w:val="000000" w:themeColor="text1"/>
          </w:rPr>
          <w:t>always</w:t>
        </w:r>
      </w:ins>
      <w:ins w:id="70" w:author="Satyakam Dash" w:date="2019-05-15T19:05:00Z">
        <w:r w:rsidR="00F5249E">
          <w:rPr>
            <w:bCs/>
            <w:color w:val="000000" w:themeColor="text1"/>
          </w:rPr>
          <w:t xml:space="preserve"> thermodynamically feasible</w:t>
        </w:r>
      </w:ins>
      <w:ins w:id="71" w:author="Satyakam Dash" w:date="2019-05-15T19:07:00Z">
        <w:r w:rsidR="00F5249E">
          <w:rPr>
            <w:bCs/>
            <w:color w:val="000000" w:themeColor="text1"/>
          </w:rPr>
          <w:t xml:space="preserve">. We </w:t>
        </w:r>
      </w:ins>
      <w:ins w:id="72" w:author="Satyakam Dash" w:date="2019-05-15T19:08:00Z">
        <w:r w:rsidR="00F5249E">
          <w:rPr>
            <w:bCs/>
            <w:color w:val="000000" w:themeColor="text1"/>
          </w:rPr>
          <w:t xml:space="preserve">also </w:t>
        </w:r>
      </w:ins>
      <w:ins w:id="73" w:author="Satyakam Dash" w:date="2019-05-15T19:07:00Z">
        <w:r w:rsidR="00F5249E">
          <w:rPr>
            <w:bCs/>
            <w:color w:val="000000" w:themeColor="text1"/>
          </w:rPr>
          <w:t xml:space="preserve">observed </w:t>
        </w:r>
      </w:ins>
      <w:ins w:id="74" w:author="Satyakam Dash" w:date="2019-05-15T19:08:00Z">
        <w:r w:rsidR="00F5249E">
          <w:rPr>
            <w:bCs/>
            <w:color w:val="000000" w:themeColor="text1"/>
          </w:rPr>
          <w:t>that addition</w:t>
        </w:r>
      </w:ins>
      <w:ins w:id="75" w:author="Satyakam Dash" w:date="2019-05-15T19:07:00Z">
        <w:r w:rsidR="00F5249E">
          <w:rPr>
            <w:bCs/>
            <w:color w:val="000000" w:themeColor="text1"/>
          </w:rPr>
          <w:t xml:space="preserve"> of acetate production pathway did not change the results predicted in this study</w:t>
        </w:r>
      </w:ins>
      <w:ins w:id="76" w:author="Satyakam Dash" w:date="2019-05-15T19:08:00Z">
        <w:r w:rsidR="00F5249E">
          <w:rPr>
            <w:bCs/>
            <w:color w:val="000000" w:themeColor="text1"/>
          </w:rPr>
          <w:t xml:space="preserve"> due to lack of acutely-coa and acetaldehyde measurements</w:t>
        </w:r>
      </w:ins>
      <w:ins w:id="77" w:author="Satyakam Dash" w:date="2019-05-15T19:07:00Z">
        <w:r w:rsidR="00F5249E">
          <w:rPr>
            <w:bCs/>
            <w:color w:val="000000" w:themeColor="text1"/>
          </w:rPr>
          <w:t>.</w:t>
        </w:r>
      </w:ins>
      <w:ins w:id="78" w:author="Satyakam Dash" w:date="2019-05-15T19:08:00Z">
        <w:r w:rsidR="00F5249E">
          <w:rPr>
            <w:bCs/>
            <w:color w:val="000000" w:themeColor="text1"/>
          </w:rPr>
          <w:t xml:space="preserve"> </w:t>
        </w:r>
      </w:ins>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w:t>
      </w:r>
      <w:ins w:id="79" w:author="Satyakam Dash" w:date="2019-05-15T19:12:00Z">
        <w:r w:rsidR="008469E3">
          <w:rPr>
            <w:color w:val="000000" w:themeColor="text1"/>
          </w:rPr>
          <w:t xml:space="preserve"> </w:t>
        </w:r>
      </w:ins>
    </w:p>
    <w:p w14:paraId="1E6FA5E9" w14:textId="77777777" w:rsidR="008469E3" w:rsidRDefault="008469E3" w:rsidP="00F5249E">
      <w:pPr>
        <w:spacing w:line="480" w:lineRule="auto"/>
        <w:ind w:firstLine="720"/>
        <w:jc w:val="both"/>
        <w:rPr>
          <w:ins w:id="80" w:author="Satyakam Dash" w:date="2019-05-15T19:12:00Z"/>
          <w:color w:val="000000" w:themeColor="text1"/>
        </w:rPr>
      </w:pPr>
    </w:p>
    <w:p w14:paraId="0EEE1847" w14:textId="301E6EC0" w:rsidR="008469E3" w:rsidRDefault="008469E3" w:rsidP="00F5249E">
      <w:pPr>
        <w:spacing w:line="480" w:lineRule="auto"/>
        <w:ind w:firstLine="720"/>
        <w:jc w:val="both"/>
        <w:rPr>
          <w:ins w:id="81" w:author="Satyakam Dash" w:date="2019-05-15T19:12:00Z"/>
          <w:color w:val="000000" w:themeColor="text1"/>
        </w:rPr>
      </w:pPr>
      <w:ins w:id="82" w:author="Satyakam Dash" w:date="2019-05-15T19:12:00Z">
        <w:r w:rsidRPr="008469E3">
          <w:rPr>
            <w:color w:val="000000" w:themeColor="text1"/>
          </w:rPr>
          <w:lastRenderedPageBreak/>
          <w:t xml:space="preserve">Most organisms that produce ethanol at high titer use a pathway for converting pyruvate to ethanol that involves the pyruvate decarboxylase reaction. There are only one or two examples of organisms that can produce ethanol at high titer using the pyruvate ferredoxin oxidoreductase pathway. With so few examples, it’s hard to draw general conclusions (Olson et al., 2015).  </w:t>
        </w:r>
      </w:ins>
    </w:p>
    <w:p w14:paraId="2E1E5206" w14:textId="77777777" w:rsidR="008469E3" w:rsidRDefault="008469E3" w:rsidP="00F5249E">
      <w:pPr>
        <w:spacing w:line="480" w:lineRule="auto"/>
        <w:ind w:firstLine="720"/>
        <w:jc w:val="both"/>
        <w:rPr>
          <w:ins w:id="83" w:author="Satyakam Dash" w:date="2019-05-15T19:12:00Z"/>
          <w:color w:val="000000" w:themeColor="text1"/>
        </w:rPr>
      </w:pPr>
    </w:p>
    <w:p w14:paraId="73573734" w14:textId="34B30809" w:rsidR="008F1AE1" w:rsidRPr="00E0627F" w:rsidRDefault="00CC059A" w:rsidP="00E0627F">
      <w:pPr>
        <w:spacing w:line="480" w:lineRule="auto"/>
        <w:ind w:firstLine="720"/>
        <w:jc w:val="both"/>
        <w:rPr>
          <w:color w:val="000000" w:themeColor="text1"/>
        </w:rPr>
      </w:pPr>
      <w:r w:rsidRPr="00CF4292">
        <w:rPr>
          <w:color w:val="000000" w:themeColor="text1"/>
        </w:rPr>
        <w:t>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ins w:id="84" w:author="Satyakam Dash" w:date="2019-05-15T19:14:00Z">
        <w:r w:rsidR="00044869">
          <w:rPr>
            <w:color w:val="000000" w:themeColor="text1"/>
          </w:rPr>
          <w:t xml:space="preserve">Organisms that produce high ethanol titers vary in terms of the reactions employed in </w:t>
        </w:r>
      </w:ins>
      <w:ins w:id="85" w:author="Satyakam Dash" w:date="2019-05-15T19:15:00Z">
        <w:r w:rsidR="00044869">
          <w:rPr>
            <w:color w:val="000000" w:themeColor="text1"/>
          </w:rPr>
          <w:t>their</w:t>
        </w:r>
      </w:ins>
      <w:ins w:id="86" w:author="Satyakam Dash" w:date="2019-05-15T19:14:00Z">
        <w:r w:rsidR="00044869">
          <w:rPr>
            <w:color w:val="000000" w:themeColor="text1"/>
          </w:rPr>
          <w:t xml:space="preserve"> </w:t>
        </w:r>
      </w:ins>
      <w:ins w:id="87" w:author="Satyakam Dash" w:date="2019-05-15T19:15:00Z">
        <w:r w:rsidR="00044869">
          <w:rPr>
            <w:color w:val="000000" w:themeColor="text1"/>
          </w:rPr>
          <w:t xml:space="preserve">ethanol production pathway. </w:t>
        </w:r>
      </w:ins>
      <w:ins w:id="88" w:author="Satyakam Dash" w:date="2019-05-15T19:17:00Z">
        <w:r w:rsidR="008A7BA2">
          <w:rPr>
            <w:color w:val="000000" w:themeColor="text1"/>
          </w:rPr>
          <w:t>While t</w:t>
        </w:r>
      </w:ins>
      <w:ins w:id="89" w:author="Satyakam Dash" w:date="2019-05-15T19:15:00Z">
        <w:r w:rsidR="00044869">
          <w:rPr>
            <w:color w:val="000000" w:themeColor="text1"/>
          </w:rPr>
          <w:t xml:space="preserve">he MDF analysis shows that </w:t>
        </w:r>
      </w:ins>
      <w:ins w:id="90" w:author="Satyakam Dash" w:date="2019-05-15T19:18:00Z">
        <w:r w:rsidR="008A7BA2">
          <w:rPr>
            <w:color w:val="000000" w:themeColor="text1"/>
          </w:rPr>
          <w:t xml:space="preserve">specific genetic combinations outperform others, there are however </w:t>
        </w:r>
      </w:ins>
      <w:ins w:id="91" w:author="Satyakam Dash" w:date="2019-05-15T19:19:00Z">
        <w:r w:rsidR="008A7BA2">
          <w:rPr>
            <w:color w:val="000000" w:themeColor="text1"/>
          </w:rPr>
          <w:t>multiple genetic combinations which can resolve the thermodynamic infeasibility problem.</w:t>
        </w:r>
      </w:ins>
      <w:ins w:id="92" w:author="Satyakam Dash" w:date="2019-05-15T19:18:00Z">
        <w:r w:rsidR="008A7BA2">
          <w:rPr>
            <w:color w:val="000000" w:themeColor="text1"/>
          </w:rPr>
          <w:t xml:space="preserve"> </w:t>
        </w:r>
      </w:ins>
      <w:ins w:id="93" w:author="Satyakam Dash" w:date="2019-05-15T19:20:00Z">
        <w:r w:rsidR="004C00DF">
          <w:rPr>
            <w:color w:val="000000" w:themeColor="text1"/>
          </w:rPr>
          <w:t xml:space="preserve">Thus, </w:t>
        </w:r>
      </w:ins>
      <w:ins w:id="94" w:author="Satyakam Dash" w:date="2019-05-15T19:21:00Z">
        <w:r w:rsidR="004C00DF">
          <w:rPr>
            <w:color w:val="000000" w:themeColor="text1"/>
          </w:rPr>
          <w:t>a</w:t>
        </w:r>
      </w:ins>
      <w:ins w:id="95" w:author="Satyakam Dash" w:date="2019-05-15T19:26:00Z">
        <w:r w:rsidR="00E0627F">
          <w:rPr>
            <w:color w:val="000000" w:themeColor="text1"/>
          </w:rPr>
          <w:t>dditional</w:t>
        </w:r>
      </w:ins>
      <w:ins w:id="96" w:author="Satyakam Dash" w:date="2019-05-15T19:21:00Z">
        <w:r w:rsidR="004C00DF">
          <w:rPr>
            <w:color w:val="000000" w:themeColor="text1"/>
          </w:rPr>
          <w:t xml:space="preserve"> criteria such a</w:t>
        </w:r>
      </w:ins>
      <w:ins w:id="97" w:author="Satyakam Dash" w:date="2019-05-15T19:25:00Z">
        <w:r w:rsidR="00E0627F">
          <w:rPr>
            <w:color w:val="000000" w:themeColor="text1"/>
          </w:rPr>
          <w:t>s</w:t>
        </w:r>
      </w:ins>
      <w:ins w:id="98" w:author="Satyakam Dash" w:date="2019-05-15T19:21:00Z">
        <w:r w:rsidR="004C00DF">
          <w:rPr>
            <w:color w:val="000000" w:themeColor="text1"/>
          </w:rPr>
          <w:t xml:space="preserve"> enzyme-host compatibility</w:t>
        </w:r>
      </w:ins>
      <w:ins w:id="99" w:author="Satyakam Dash" w:date="2019-05-15T19:23:00Z">
        <w:r w:rsidR="000A2C7A" w:rsidRPr="000A2C7A">
          <w:t xml:space="preserve"> </w:t>
        </w:r>
      </w:ins>
      <w:r w:rsidR="000A2C7A">
        <w:rPr>
          <w:color w:val="000000" w:themeColor="text1"/>
        </w:rPr>
        <w:fldChar w:fldCharType="begin"/>
      </w:r>
      <w:r w:rsidR="000A2C7A">
        <w:rPr>
          <w:color w:val="000000" w:themeColor="text1"/>
        </w:rPr>
        <w:instrText xml:space="preserve"> ADDIN EN.CITE &lt;EndNote&gt;&lt;Cite&gt;&lt;Author&gt;Amin&lt;/Author&gt;&lt;Year&gt;2019&lt;/Year&gt;&lt;RecNum&gt;618&lt;/RecNum&gt;&lt;DisplayText&gt;(Amin et al., 2019)&lt;/DisplayText&gt;&lt;record&gt;&lt;rec-number&gt;618&lt;/rec-number&gt;&lt;foreign-keys&gt;&lt;key app="EN" db-id="rde2ee5zc0dwsbez5pg5s2ztd5fdfsdpvexd" timestamp="1557973401"&gt;618&lt;/key&gt;&lt;/foreign-keys&gt;&lt;ref-type name="Journal Article"&gt;17&lt;/ref-type&gt;&lt;contributors&gt;&lt;authors&gt;&lt;author&gt;Amin, S. A.&lt;/author&gt;&lt;author&gt;Endalur Gopinarayanan, V.&lt;/author&gt;&lt;author&gt;Nair, N. U.&lt;/author&gt;&lt;author&gt;Hassoun, S.&lt;/author&gt;&lt;/authors&gt;&lt;/contributors&gt;&lt;auth-address&gt;Department of Computer Science, Tufts University, Medford, Massachusetts.&amp;#xD;Department of Chemical and Biological Engineering, Tufts University, Medford, Massachusetts.&lt;/auth-address&gt;&lt;titles&gt;&lt;title&gt;Establishing synthesis pathway-host compatibility via enzyme solubility&lt;/title&gt;&lt;secondary-title&gt;Biotechnol Bioeng&lt;/secondary-title&gt;&lt;/titles&gt;&lt;periodical&gt;&lt;full-title&gt;Biotechnol Bioeng&lt;/full-title&gt;&lt;abbr-1&gt;Biotechnology and bioengineering&lt;/abbr-1&gt;&lt;/periodical&gt;&lt;pages&gt;1405-1416&lt;/pages&gt;&lt;volume&gt;116&lt;/volume&gt;&lt;number&gt;6&lt;/number&gt;&lt;keywords&gt;&lt;keyword&gt;metabolic engineering&lt;/keyword&gt;&lt;keyword&gt;pathway design&lt;/keyword&gt;&lt;keyword&gt;pathway implementation&lt;/keyword&gt;&lt;keyword&gt;solubility&lt;/keyword&gt;&lt;keyword&gt;synthesis pathway&lt;/keyword&gt;&lt;keyword&gt;synthetic biology&lt;/keyword&gt;&lt;/keywords&gt;&lt;dates&gt;&lt;year&gt;2019&lt;/year&gt;&lt;pub-dates&gt;&lt;date&gt;Jun&lt;/date&gt;&lt;/pub-dates&gt;&lt;/dates&gt;&lt;isbn&gt;1097-0290 (Electronic)&amp;#xD;0006-3592 (Linking)&lt;/isbn&gt;&lt;accession-num&gt;30802311&lt;/accession-num&gt;&lt;urls&gt;&lt;related-urls&gt;&lt;url&gt;https://www.ncbi.nlm.nih.gov/pubmed/30802311&lt;/url&gt;&lt;/related-urls&gt;&lt;/urls&gt;&lt;custom2&gt;PMC6494684&lt;/custom2&gt;&lt;electronic-resource-num&gt;10.1002/bit.26959&lt;/electronic-resource-num&gt;&lt;/record&gt;&lt;/Cite&gt;&lt;/EndNote&gt;</w:instrText>
      </w:r>
      <w:r w:rsidR="000A2C7A">
        <w:rPr>
          <w:color w:val="000000" w:themeColor="text1"/>
        </w:rPr>
        <w:fldChar w:fldCharType="separate"/>
      </w:r>
      <w:r w:rsidR="000A2C7A">
        <w:rPr>
          <w:noProof/>
          <w:color w:val="000000" w:themeColor="text1"/>
        </w:rPr>
        <w:t>(Amin et al., 2019)</w:t>
      </w:r>
      <w:r w:rsidR="000A2C7A">
        <w:rPr>
          <w:color w:val="000000" w:themeColor="text1"/>
        </w:rPr>
        <w:fldChar w:fldCharType="end"/>
      </w:r>
      <w:ins w:id="100" w:author="Satyakam Dash" w:date="2019-05-15T19:23:00Z">
        <w:r w:rsidR="000A2C7A">
          <w:rPr>
            <w:color w:val="000000" w:themeColor="text1"/>
          </w:rPr>
          <w:t>, e</w:t>
        </w:r>
      </w:ins>
      <w:ins w:id="101" w:author="Satyakam Dash" w:date="2019-05-15T19:24:00Z">
        <w:r w:rsidR="000A2C7A">
          <w:rPr>
            <w:color w:val="000000" w:themeColor="text1"/>
          </w:rPr>
          <w:t xml:space="preserve">nzyme </w:t>
        </w:r>
        <w:proofErr w:type="spellStart"/>
        <w:r w:rsidR="000A2C7A">
          <w:rPr>
            <w:color w:val="000000" w:themeColor="text1"/>
          </w:rPr>
          <w:t>thermostability</w:t>
        </w:r>
        <w:proofErr w:type="spellEnd"/>
        <w:r w:rsidR="000A2C7A">
          <w:rPr>
            <w:color w:val="000000" w:themeColor="text1"/>
          </w:rPr>
          <w:t>, cofactor availability</w:t>
        </w:r>
      </w:ins>
      <w:ins w:id="102" w:author="Satyakam Dash" w:date="2019-05-15T19:25:00Z">
        <w:r w:rsidR="00E0627F" w:rsidRPr="00E0627F">
          <w:t xml:space="preserve"> </w:t>
        </w:r>
      </w:ins>
      <w:r w:rsidR="00E0627F">
        <w:rPr>
          <w:color w:val="000000" w:themeColor="text1"/>
        </w:rPr>
        <w:fldChar w:fldCharType="begin"/>
      </w:r>
      <w:r w:rsidR="00E0627F">
        <w:rPr>
          <w:color w:val="000000" w:themeColor="text1"/>
        </w:rPr>
        <w:instrText xml:space="preserve"> ADDIN EN.CITE &lt;EndNote&gt;&lt;Cite&gt;&lt;Author&gt;Uppada&lt;/Author&gt;&lt;Year&gt;2017&lt;/Year&gt;&lt;RecNum&gt;620&lt;/RecNum&gt;&lt;DisplayText&gt;(Uppada et al., 2017)&lt;/DisplayText&gt;&lt;record&gt;&lt;rec-number&gt;620&lt;/rec-number&gt;&lt;foreign-keys&gt;&lt;key app="EN" db-id="rde2ee5zc0dwsbez5pg5s2ztd5fdfsdpvexd" timestamp="1557973538"&gt;620&lt;/key&gt;&lt;/foreign-keys&gt;&lt;ref-type name="Book Section"&gt;5&lt;/ref-type&gt;&lt;contributors&gt;&lt;authors&gt;&lt;author&gt;Uppada, V&lt;/author&gt;&lt;author&gt;Satpute, K&lt;/author&gt;&lt;author&gt;Noronha, SB&lt;/author&gt;&lt;/authors&gt;&lt;/contributors&gt;&lt;titles&gt;&lt;title&gt;Redesigning cofactor availability: an essential requirement for metabolic engineering&lt;/title&gt;&lt;secondary-title&gt;Current Developments in Biotechnology and Bioengineering&lt;/secondary-title&gt;&lt;/titles&gt;&lt;pages&gt;223-242&lt;/pages&gt;&lt;dates&gt;&lt;year&gt;2017&lt;/year&gt;&lt;/dates&gt;&lt;publisher&gt;Elsevier&lt;/publisher&gt;&lt;urls&gt;&lt;/urls&gt;&lt;/record&gt;&lt;/Cite&gt;&lt;/EndNote&gt;</w:instrText>
      </w:r>
      <w:r w:rsidR="00E0627F">
        <w:rPr>
          <w:color w:val="000000" w:themeColor="text1"/>
        </w:rPr>
        <w:fldChar w:fldCharType="separate"/>
      </w:r>
      <w:r w:rsidR="00E0627F">
        <w:rPr>
          <w:noProof/>
          <w:color w:val="000000" w:themeColor="text1"/>
        </w:rPr>
        <w:t>(Uppada et al., 2017)</w:t>
      </w:r>
      <w:r w:rsidR="00E0627F">
        <w:rPr>
          <w:color w:val="000000" w:themeColor="text1"/>
        </w:rPr>
        <w:fldChar w:fldCharType="end"/>
      </w:r>
      <w:ins w:id="103" w:author="Satyakam Dash" w:date="2019-05-15T19:26:00Z">
        <w:r w:rsidR="00E0627F">
          <w:rPr>
            <w:color w:val="000000" w:themeColor="text1"/>
          </w:rPr>
          <w:t xml:space="preserve"> can be considered. </w:t>
        </w:r>
      </w:ins>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 </w:instrText>
      </w:r>
      <w:r w:rsidR="005231AF">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EN.CITE.DATA </w:instrText>
      </w:r>
      <w:r w:rsidR="005231AF">
        <w:rPr>
          <w:color w:val="000000" w:themeColor="text1"/>
        </w:rPr>
      </w:r>
      <w:r w:rsidR="005231AF">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bookmarkStart w:id="104" w:name="_GoBack"/>
      <w:bookmarkEnd w:id="104"/>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22195427" w14:textId="591FBF72" w:rsidR="00735550" w:rsidRPr="00D100D2" w:rsidRDefault="00735550" w:rsidP="00D100D2">
      <w:pPr>
        <w:spacing w:line="360" w:lineRule="auto"/>
        <w:jc w:val="both"/>
        <w:rPr>
          <w:rFonts w:ascii="Calibri" w:hAnsi="Calibri"/>
          <w:color w:val="000000" w:themeColor="text1"/>
          <w:spacing w:val="5"/>
          <w:kern w:val="28"/>
          <w:sz w:val="32"/>
        </w:rPr>
      </w:pPr>
    </w:p>
    <w:p w14:paraId="2180099A" w14:textId="77777777" w:rsidR="008667A4" w:rsidRDefault="008667A4" w:rsidP="008667A4">
      <w:pPr>
        <w:spacing w:line="480" w:lineRule="auto"/>
        <w:jc w:val="both"/>
        <w:outlineLvl w:val="0"/>
        <w:rPr>
          <w:b/>
          <w:color w:val="000000" w:themeColor="text1"/>
        </w:rPr>
      </w:pPr>
      <w:r w:rsidRPr="00E81EF2">
        <w:rPr>
          <w:b/>
          <w:color w:val="000000" w:themeColor="text1"/>
        </w:rPr>
        <w:t>Funding</w:t>
      </w:r>
    </w:p>
    <w:p w14:paraId="47FD138A" w14:textId="77777777" w:rsidR="008667A4" w:rsidRPr="002E7165" w:rsidRDefault="008667A4" w:rsidP="008667A4">
      <w:pPr>
        <w:spacing w:line="480" w:lineRule="auto"/>
        <w:jc w:val="both"/>
        <w:outlineLvl w:val="0"/>
        <w:rPr>
          <w:color w:val="000000" w:themeColor="text1"/>
        </w:rPr>
      </w:pPr>
      <w:r w:rsidRPr="00946C5C">
        <w:rPr>
          <w:color w:val="000000" w:themeColor="text1"/>
        </w:rPr>
        <w:t>This work was supported by the Center for Bioenergy Innovation</w:t>
      </w:r>
      <w:r>
        <w:rPr>
          <w:color w:val="000000" w:themeColor="text1"/>
        </w:rPr>
        <w:t xml:space="preserve">. </w:t>
      </w:r>
      <w:r w:rsidRPr="002E7165">
        <w:rPr>
          <w:color w:val="000000" w:themeColor="text1"/>
        </w:rPr>
        <w:t>The Center for Bioenergy Innovation is a U.S. Department of Energy Bioenergy Research Center supported by the Office of Biological and Environmental Research in the DOE Office of Science.</w:t>
      </w:r>
    </w:p>
    <w:p w14:paraId="52E37C1F" w14:textId="77777777" w:rsidR="008667A4" w:rsidRPr="002E7165" w:rsidRDefault="008667A4" w:rsidP="008667A4">
      <w:pPr>
        <w:spacing w:line="480" w:lineRule="auto"/>
        <w:jc w:val="both"/>
        <w:outlineLvl w:val="0"/>
        <w:rPr>
          <w:color w:val="000000" w:themeColor="text1"/>
        </w:rPr>
      </w:pPr>
    </w:p>
    <w:p w14:paraId="7C1D9177" w14:textId="77777777" w:rsidR="008667A4" w:rsidRPr="002E7165" w:rsidRDefault="008667A4" w:rsidP="008667A4">
      <w:pPr>
        <w:spacing w:line="480" w:lineRule="auto"/>
        <w:jc w:val="both"/>
        <w:outlineLvl w:val="0"/>
        <w:rPr>
          <w:color w:val="000000" w:themeColor="text1"/>
        </w:rPr>
      </w:pPr>
      <w:r w:rsidRPr="002E7165">
        <w:rPr>
          <w:b/>
          <w:color w:val="000000" w:themeColor="text1"/>
        </w:rPr>
        <w:t>Competing interests</w:t>
      </w:r>
    </w:p>
    <w:p w14:paraId="15628B21" w14:textId="77777777" w:rsidR="008667A4" w:rsidRPr="002E7165" w:rsidRDefault="008667A4" w:rsidP="008667A4">
      <w:pPr>
        <w:spacing w:line="480" w:lineRule="auto"/>
        <w:jc w:val="both"/>
        <w:outlineLvl w:val="0"/>
        <w:rPr>
          <w:color w:val="000000" w:themeColor="text1"/>
        </w:rPr>
      </w:pPr>
      <w:r w:rsidRPr="002E7165">
        <w:rPr>
          <w:color w:val="000000" w:themeColor="text1"/>
        </w:rPr>
        <w:lastRenderedPageBreak/>
        <w:t xml:space="preserve">Lee R. Lynd is a founder of the </w:t>
      </w:r>
      <w:proofErr w:type="spellStart"/>
      <w:r w:rsidRPr="002E7165">
        <w:rPr>
          <w:color w:val="000000" w:themeColor="text1"/>
        </w:rPr>
        <w:t>Enchi</w:t>
      </w:r>
      <w:proofErr w:type="spellEnd"/>
      <w:r w:rsidRPr="002E7165">
        <w:rPr>
          <w:color w:val="000000" w:themeColor="text1"/>
        </w:rPr>
        <w:t xml:space="preserve"> Corporation, which has a financial interest in </w:t>
      </w:r>
      <w:r w:rsidRPr="002E7165">
        <w:rPr>
          <w:i/>
          <w:color w:val="000000" w:themeColor="text1"/>
        </w:rPr>
        <w:t>Clostridium thermocellum</w:t>
      </w:r>
      <w:r w:rsidRPr="002E7165">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5E1A4FA5" w14:textId="77777777" w:rsidR="00E0627F" w:rsidRPr="00E0627F" w:rsidRDefault="00105163" w:rsidP="00E0627F">
      <w:pPr>
        <w:pStyle w:val="EndNoteBibliography"/>
        <w:ind w:left="720" w:hanging="720"/>
        <w:rPr>
          <w:noProof/>
        </w:rPr>
      </w:pPr>
      <w:r w:rsidRPr="00A76D0B">
        <w:rPr>
          <w:rFonts w:ascii="Times New Roman" w:hAnsi="Times New Roman" w:cs="Times New Roman"/>
          <w:color w:val="000000" w:themeColor="text1"/>
        </w:rPr>
        <w:fldChar w:fldCharType="begin"/>
      </w:r>
      <w:r w:rsidRPr="00A76D0B">
        <w:rPr>
          <w:rFonts w:ascii="Times New Roman" w:hAnsi="Times New Roman" w:cs="Times New Roman"/>
          <w:color w:val="000000" w:themeColor="text1"/>
        </w:rPr>
        <w:instrText xml:space="preserve"> ADDIN EN.REFLIST </w:instrText>
      </w:r>
      <w:r w:rsidRPr="00A76D0B">
        <w:rPr>
          <w:rFonts w:ascii="Times New Roman" w:hAnsi="Times New Roman" w:cs="Times New Roman"/>
          <w:color w:val="000000" w:themeColor="text1"/>
        </w:rPr>
        <w:fldChar w:fldCharType="separate"/>
      </w:r>
      <w:r w:rsidR="00E0627F" w:rsidRPr="00E0627F">
        <w:rPr>
          <w:noProof/>
        </w:rPr>
        <w:t>Amin, S. A., Endalur Gopinarayanan, V., Nair, N. U., Hassoun, S., 2019. Establishing synthesis pathway-host compatibility via enzyme solubility. Biotechnology and bioengineering. 116</w:t>
      </w:r>
      <w:r w:rsidR="00E0627F" w:rsidRPr="00E0627F">
        <w:rPr>
          <w:b/>
          <w:noProof/>
        </w:rPr>
        <w:t>,</w:t>
      </w:r>
      <w:r w:rsidR="00E0627F" w:rsidRPr="00E0627F">
        <w:rPr>
          <w:noProof/>
        </w:rPr>
        <w:t xml:space="preserve"> 1405-1416.</w:t>
      </w:r>
    </w:p>
    <w:p w14:paraId="58348FFA" w14:textId="77777777" w:rsidR="00E0627F" w:rsidRPr="00E0627F" w:rsidRDefault="00E0627F" w:rsidP="00E0627F">
      <w:pPr>
        <w:pStyle w:val="EndNoteBibliography"/>
        <w:ind w:left="720" w:hanging="720"/>
        <w:rPr>
          <w:noProof/>
        </w:rPr>
      </w:pPr>
      <w:r w:rsidRPr="00E0627F">
        <w:rPr>
          <w:noProof/>
        </w:rPr>
        <w:t>Ataman, M., Hatzimanikatis, V., 2015. Heading in the right direction: thermodynamics-based network analysis and pathway engineering. Curr Opin Biotechnol. 36</w:t>
      </w:r>
      <w:r w:rsidRPr="00E0627F">
        <w:rPr>
          <w:b/>
          <w:noProof/>
        </w:rPr>
        <w:t>,</w:t>
      </w:r>
      <w:r w:rsidRPr="00E0627F">
        <w:rPr>
          <w:noProof/>
        </w:rPr>
        <w:t xml:space="preserve"> 176-82.</w:t>
      </w:r>
    </w:p>
    <w:p w14:paraId="0202ACEC" w14:textId="77777777" w:rsidR="00E0627F" w:rsidRPr="00E0627F" w:rsidRDefault="00E0627F" w:rsidP="00E0627F">
      <w:pPr>
        <w:pStyle w:val="EndNoteBibliography"/>
        <w:ind w:left="720" w:hanging="720"/>
        <w:rPr>
          <w:noProof/>
        </w:rPr>
      </w:pPr>
      <w:r w:rsidRPr="00E0627F">
        <w:rPr>
          <w:noProof/>
        </w:rPr>
        <w:t>Bennett, G. N., San, K. Y., 2009. Engineering E. coli Central Metabolism for Enhanced Primary Metabolite Production. Systems Biology and Biotechnology of Escherichia Coli. 351-376.</w:t>
      </w:r>
    </w:p>
    <w:p w14:paraId="7CFB5B3F" w14:textId="77777777" w:rsidR="00E0627F" w:rsidRPr="00E0627F" w:rsidRDefault="00E0627F" w:rsidP="00E0627F">
      <w:pPr>
        <w:pStyle w:val="EndNoteBibliography"/>
        <w:ind w:left="720" w:hanging="720"/>
        <w:rPr>
          <w:noProof/>
        </w:rPr>
      </w:pPr>
      <w:r w:rsidRPr="00E0627F">
        <w:rPr>
          <w:noProof/>
        </w:rPr>
        <w:t>Beri, D., Olson, D. G., Holwerda, E. K., Lynd, L. R., 2016. Nicotinamide cofactor ratios in engineered strains of Clostridium thermocellum and Thermoanaerobacterium saccharolyticum. Fems Microbiol Lett. 363.</w:t>
      </w:r>
    </w:p>
    <w:p w14:paraId="45E87F32" w14:textId="77777777" w:rsidR="00E0627F" w:rsidRPr="00E0627F" w:rsidRDefault="00E0627F" w:rsidP="00E0627F">
      <w:pPr>
        <w:pStyle w:val="EndNoteBibliography"/>
        <w:ind w:left="720" w:hanging="720"/>
        <w:rPr>
          <w:noProof/>
        </w:rPr>
      </w:pPr>
      <w:r w:rsidRPr="00E0627F">
        <w:rPr>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038500A0" w14:textId="77777777" w:rsidR="00E0627F" w:rsidRPr="00E0627F" w:rsidRDefault="00E0627F" w:rsidP="00E0627F">
      <w:pPr>
        <w:pStyle w:val="EndNoteBibliography"/>
        <w:ind w:left="720" w:hanging="720"/>
        <w:rPr>
          <w:noProof/>
        </w:rPr>
      </w:pPr>
      <w:r w:rsidRPr="00E0627F">
        <w:rPr>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E0627F">
        <w:rPr>
          <w:b/>
          <w:noProof/>
        </w:rPr>
        <w:t>,</w:t>
      </w:r>
      <w:r w:rsidRPr="00E0627F">
        <w:rPr>
          <w:noProof/>
        </w:rPr>
        <w:t xml:space="preserve"> 13752-13757.</w:t>
      </w:r>
    </w:p>
    <w:p w14:paraId="4381AE94" w14:textId="77777777" w:rsidR="00E0627F" w:rsidRPr="00E0627F" w:rsidRDefault="00E0627F" w:rsidP="00E0627F">
      <w:pPr>
        <w:pStyle w:val="EndNoteBibliography"/>
        <w:ind w:left="720" w:hanging="720"/>
        <w:rPr>
          <w:noProof/>
        </w:rPr>
      </w:pPr>
      <w:r w:rsidRPr="00E0627F">
        <w:rPr>
          <w:noProof/>
        </w:rPr>
        <w:t>Dash, S., Khodayari, A., Zhou, J., Holwerda, E. K., Olson, D. G., Lynd, L. R., Maranas, C. D., 2017. Development of a core Clostridium thermocellum kinetic metabolic model consistent with multiple genetic perturbations. Biotechnol Biofuels. 10</w:t>
      </w:r>
      <w:r w:rsidRPr="00E0627F">
        <w:rPr>
          <w:b/>
          <w:noProof/>
        </w:rPr>
        <w:t>,</w:t>
      </w:r>
      <w:r w:rsidRPr="00E0627F">
        <w:rPr>
          <w:noProof/>
        </w:rPr>
        <w:t xml:space="preserve"> 108.</w:t>
      </w:r>
    </w:p>
    <w:p w14:paraId="3E297682" w14:textId="77777777" w:rsidR="00E0627F" w:rsidRPr="00E0627F" w:rsidRDefault="00E0627F" w:rsidP="00E0627F">
      <w:pPr>
        <w:pStyle w:val="EndNoteBibliography"/>
        <w:ind w:left="720" w:hanging="720"/>
        <w:rPr>
          <w:noProof/>
        </w:rPr>
      </w:pPr>
      <w:r w:rsidRPr="00E0627F">
        <w:rPr>
          <w:noProof/>
        </w:rPr>
        <w:t>de Figueiredo, L. F., Podhorski, A., Rubio, A., Kaleta, C., Beasley, J. E., Schuster, S., Planes, F. J., 2009. Computing the shortest elementary flux modes in genome-scale metabolic networks. Bioinformatics. 25</w:t>
      </w:r>
      <w:r w:rsidRPr="00E0627F">
        <w:rPr>
          <w:b/>
          <w:noProof/>
        </w:rPr>
        <w:t>,</w:t>
      </w:r>
      <w:r w:rsidRPr="00E0627F">
        <w:rPr>
          <w:noProof/>
        </w:rPr>
        <w:t xml:space="preserve"> 3158-3165.</w:t>
      </w:r>
    </w:p>
    <w:p w14:paraId="3914ADF5" w14:textId="77777777" w:rsidR="00E0627F" w:rsidRPr="00E0627F" w:rsidRDefault="00E0627F" w:rsidP="00E0627F">
      <w:pPr>
        <w:pStyle w:val="EndNoteBibliography"/>
        <w:ind w:left="720" w:hanging="720"/>
        <w:rPr>
          <w:noProof/>
        </w:rPr>
      </w:pPr>
      <w:r w:rsidRPr="00E0627F">
        <w:rPr>
          <w:noProof/>
        </w:rPr>
        <w:t>Demain, A. L., Newcomb, M., Wu, J. H., 2005. Cellulase, clostridia, and ethanol. Microbiol Mol Biol Rev. 69</w:t>
      </w:r>
      <w:r w:rsidRPr="00E0627F">
        <w:rPr>
          <w:b/>
          <w:noProof/>
        </w:rPr>
        <w:t>,</w:t>
      </w:r>
      <w:r w:rsidRPr="00E0627F">
        <w:rPr>
          <w:noProof/>
        </w:rPr>
        <w:t xml:space="preserve"> 124-54.</w:t>
      </w:r>
    </w:p>
    <w:p w14:paraId="52D2BEE3" w14:textId="77777777" w:rsidR="00E0627F" w:rsidRPr="00E0627F" w:rsidRDefault="00E0627F" w:rsidP="00E0627F">
      <w:pPr>
        <w:pStyle w:val="EndNoteBibliography"/>
        <w:ind w:left="720" w:hanging="720"/>
        <w:rPr>
          <w:noProof/>
        </w:rPr>
      </w:pPr>
      <w:r w:rsidRPr="00E0627F">
        <w:rPr>
          <w:noProof/>
        </w:rPr>
        <w:t>Guo, Z. P., Zhang, L., Ding, Z. Y., Wang, Z. X., Shi, G. Y., 2011. Improving ethanol productivity by modification of glycolytic redox factor generation in glycerol-3-phosphate dehydrogenase mutants of an industrial ethanol yeast. J Ind Microbiol Biotechnol. 38</w:t>
      </w:r>
      <w:r w:rsidRPr="00E0627F">
        <w:rPr>
          <w:b/>
          <w:noProof/>
        </w:rPr>
        <w:t>,</w:t>
      </w:r>
      <w:r w:rsidRPr="00E0627F">
        <w:rPr>
          <w:noProof/>
        </w:rPr>
        <w:t xml:space="preserve"> 935-43.</w:t>
      </w:r>
    </w:p>
    <w:p w14:paraId="499EDC13" w14:textId="77777777" w:rsidR="00E0627F" w:rsidRPr="00E0627F" w:rsidRDefault="00E0627F" w:rsidP="00E0627F">
      <w:pPr>
        <w:pStyle w:val="EndNoteBibliography"/>
        <w:ind w:left="720" w:hanging="720"/>
        <w:rPr>
          <w:noProof/>
        </w:rPr>
      </w:pPr>
      <w:r w:rsidRPr="00E0627F">
        <w:rPr>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53648FB4" w14:textId="77777777" w:rsidR="00E0627F" w:rsidRPr="00E0627F" w:rsidRDefault="00E0627F" w:rsidP="00E0627F">
      <w:pPr>
        <w:pStyle w:val="EndNoteBibliography"/>
        <w:ind w:left="720" w:hanging="720"/>
        <w:rPr>
          <w:noProof/>
        </w:rPr>
      </w:pPr>
      <w:r w:rsidRPr="00E0627F">
        <w:rPr>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2BBE1D52" w14:textId="77777777" w:rsidR="00E0627F" w:rsidRPr="00E0627F" w:rsidRDefault="00E0627F" w:rsidP="00E0627F">
      <w:pPr>
        <w:pStyle w:val="EndNoteBibliography"/>
        <w:ind w:left="720" w:hanging="720"/>
        <w:rPr>
          <w:noProof/>
        </w:rPr>
      </w:pPr>
      <w:r w:rsidRPr="00E0627F">
        <w:rPr>
          <w:noProof/>
        </w:rPr>
        <w:lastRenderedPageBreak/>
        <w:t>Holwerda, E. K., Thorne, P. G., Olson, D. G., Amador-Noguez, D., Engle, N. L., Tschaplinski, T. J., van Dijken, J. P., Lynd, L. R., 2014. The exometabolome of Clostridium thermocellum reveals overflow metabolism at high cellulose loading. Biotechnol Biofuels. 7</w:t>
      </w:r>
      <w:r w:rsidRPr="00E0627F">
        <w:rPr>
          <w:b/>
          <w:noProof/>
        </w:rPr>
        <w:t>,</w:t>
      </w:r>
      <w:r w:rsidRPr="00E0627F">
        <w:rPr>
          <w:noProof/>
        </w:rPr>
        <w:t xml:space="preserve"> 155.</w:t>
      </w:r>
    </w:p>
    <w:p w14:paraId="018670DB" w14:textId="77777777" w:rsidR="00E0627F" w:rsidRPr="00E0627F" w:rsidRDefault="00E0627F" w:rsidP="00E0627F">
      <w:pPr>
        <w:pStyle w:val="EndNoteBibliography"/>
        <w:ind w:left="720" w:hanging="720"/>
        <w:rPr>
          <w:noProof/>
        </w:rPr>
      </w:pPr>
      <w:r w:rsidRPr="00E0627F">
        <w:rPr>
          <w:noProof/>
        </w:rPr>
        <w:t>Hon, S., Olson, D. G., Holwerda, E. K., Lanahan, A. A., Murphy, S. J. L., Maloney, M. I., Zheng, T., Papanek, B., Guss, A. M., Lynd, L. R., 2017. The ethanol pathway from Thermoanaerobacterium saccharolyticum improves ethanol production in Clostridium thermocellum. Metab Eng. 42</w:t>
      </w:r>
      <w:r w:rsidRPr="00E0627F">
        <w:rPr>
          <w:b/>
          <w:noProof/>
        </w:rPr>
        <w:t>,</w:t>
      </w:r>
      <w:r w:rsidRPr="00E0627F">
        <w:rPr>
          <w:noProof/>
        </w:rPr>
        <w:t xml:space="preserve"> 175-184.</w:t>
      </w:r>
    </w:p>
    <w:p w14:paraId="1ABBBE95" w14:textId="77777777" w:rsidR="00E0627F" w:rsidRPr="00E0627F" w:rsidRDefault="00E0627F" w:rsidP="00E0627F">
      <w:pPr>
        <w:pStyle w:val="EndNoteBibliography"/>
        <w:ind w:left="720" w:hanging="720"/>
        <w:rPr>
          <w:noProof/>
        </w:rPr>
      </w:pPr>
      <w:r w:rsidRPr="00E0627F">
        <w:rPr>
          <w:noProof/>
        </w:rPr>
        <w:t>Lynd, L. R., 2017. The grand challenge of cellulosic biofuels. Nat Biotechnol. 35</w:t>
      </w:r>
      <w:r w:rsidRPr="00E0627F">
        <w:rPr>
          <w:b/>
          <w:noProof/>
        </w:rPr>
        <w:t>,</w:t>
      </w:r>
      <w:r w:rsidRPr="00E0627F">
        <w:rPr>
          <w:noProof/>
        </w:rPr>
        <w:t xml:space="preserve"> 912-915.</w:t>
      </w:r>
    </w:p>
    <w:p w14:paraId="337C1469" w14:textId="77777777" w:rsidR="00E0627F" w:rsidRPr="00E0627F" w:rsidRDefault="00E0627F" w:rsidP="00E0627F">
      <w:pPr>
        <w:pStyle w:val="EndNoteBibliography"/>
        <w:ind w:left="720" w:hanging="720"/>
        <w:rPr>
          <w:noProof/>
        </w:rPr>
      </w:pPr>
      <w:r w:rsidRPr="00E0627F">
        <w:rPr>
          <w:noProof/>
        </w:rPr>
        <w:t>Lynd, L. R., Liang, X. Y., Biddy, M. J., Allee, A., Cai, H., Foust, T., Himmel, M. E., Laser, M. S., Wang, M., Wyman, C. E., 2017. Cellulosic ethanol: status and innovation. Curr Opin Biotech. 45</w:t>
      </w:r>
      <w:r w:rsidRPr="00E0627F">
        <w:rPr>
          <w:b/>
          <w:noProof/>
        </w:rPr>
        <w:t>,</w:t>
      </w:r>
      <w:r w:rsidRPr="00E0627F">
        <w:rPr>
          <w:noProof/>
        </w:rPr>
        <w:t xml:space="preserve"> 202-211.</w:t>
      </w:r>
    </w:p>
    <w:p w14:paraId="250DB3CA" w14:textId="77777777" w:rsidR="00E0627F" w:rsidRPr="00E0627F" w:rsidRDefault="00E0627F" w:rsidP="00E0627F">
      <w:pPr>
        <w:pStyle w:val="EndNoteBibliography"/>
        <w:ind w:left="720" w:hanging="720"/>
        <w:rPr>
          <w:noProof/>
        </w:rPr>
      </w:pPr>
      <w:r w:rsidRPr="00E0627F">
        <w:rPr>
          <w:noProof/>
        </w:rPr>
        <w:t>Lynd, L. R., Weimer, P. J., van Zyl, W. H., Pretorius, I. S., 2002. Microbial cellulose utilization: fundamentals and biotechnology. Microbiol Mol Biol Rev. 66</w:t>
      </w:r>
      <w:r w:rsidRPr="00E0627F">
        <w:rPr>
          <w:b/>
          <w:noProof/>
        </w:rPr>
        <w:t>,</w:t>
      </w:r>
      <w:r w:rsidRPr="00E0627F">
        <w:rPr>
          <w:noProof/>
        </w:rPr>
        <w:t xml:space="preserve"> 506-77, table of contents.</w:t>
      </w:r>
    </w:p>
    <w:p w14:paraId="16936821" w14:textId="77777777" w:rsidR="00E0627F" w:rsidRPr="00E0627F" w:rsidRDefault="00E0627F" w:rsidP="00E0627F">
      <w:pPr>
        <w:pStyle w:val="EndNoteBibliography"/>
        <w:ind w:left="720" w:hanging="720"/>
        <w:rPr>
          <w:noProof/>
        </w:rPr>
      </w:pPr>
      <w:r w:rsidRPr="00E0627F">
        <w:rPr>
          <w:noProof/>
        </w:rPr>
        <w:t>Meyer, C. L., Papoutsakis, E. T., 1989. Increased Levels of Atp and Nadh Are Associated with Increased Solvent Production in Continuous Cultures of Clostridium-Acetobutylicum. Appl Microbiol Biotechnol. 30</w:t>
      </w:r>
      <w:r w:rsidRPr="00E0627F">
        <w:rPr>
          <w:b/>
          <w:noProof/>
        </w:rPr>
        <w:t>,</w:t>
      </w:r>
      <w:r w:rsidRPr="00E0627F">
        <w:rPr>
          <w:noProof/>
        </w:rPr>
        <w:t xml:space="preserve"> 450-459.</w:t>
      </w:r>
    </w:p>
    <w:p w14:paraId="12F1D6C5" w14:textId="77777777" w:rsidR="00E0627F" w:rsidRPr="00E0627F" w:rsidRDefault="00E0627F" w:rsidP="00E0627F">
      <w:pPr>
        <w:pStyle w:val="EndNoteBibliography"/>
        <w:ind w:left="720" w:hanging="720"/>
        <w:rPr>
          <w:noProof/>
        </w:rPr>
      </w:pPr>
      <w:r w:rsidRPr="00E0627F">
        <w:rPr>
          <w:noProof/>
        </w:rPr>
        <w:t>Milo, R., Jorgensen, P., Moran, U., Weber, G., Springer, M., 2010. BioNumbers--the database of key numbers in molecular and cell biology. Nucleic Acids Res. 38</w:t>
      </w:r>
      <w:r w:rsidRPr="00E0627F">
        <w:rPr>
          <w:b/>
          <w:noProof/>
        </w:rPr>
        <w:t>,</w:t>
      </w:r>
      <w:r w:rsidRPr="00E0627F">
        <w:rPr>
          <w:noProof/>
        </w:rPr>
        <w:t xml:space="preserve"> D750-3.</w:t>
      </w:r>
    </w:p>
    <w:p w14:paraId="47AE2CBE" w14:textId="77777777" w:rsidR="00E0627F" w:rsidRPr="00E0627F" w:rsidRDefault="00E0627F" w:rsidP="00E0627F">
      <w:pPr>
        <w:pStyle w:val="EndNoteBibliography"/>
        <w:ind w:left="720" w:hanging="720"/>
        <w:rPr>
          <w:noProof/>
        </w:rPr>
      </w:pPr>
      <w:r w:rsidRPr="00E0627F">
        <w:rPr>
          <w:noProof/>
        </w:rPr>
        <w:t>Noor, E., Bar-Even, A., Flamholz, A., Reznik, E., Liebermeister, W., Milo, R., 2014. Pathway thermodynamics highlights kinetic obstacles in central metabolism. PLoS Comput Biol. 10</w:t>
      </w:r>
      <w:r w:rsidRPr="00E0627F">
        <w:rPr>
          <w:b/>
          <w:noProof/>
        </w:rPr>
        <w:t>,</w:t>
      </w:r>
      <w:r w:rsidRPr="00E0627F">
        <w:rPr>
          <w:noProof/>
        </w:rPr>
        <w:t xml:space="preserve"> e1003483.</w:t>
      </w:r>
    </w:p>
    <w:p w14:paraId="4C76F305" w14:textId="77777777" w:rsidR="00E0627F" w:rsidRPr="00E0627F" w:rsidRDefault="00E0627F" w:rsidP="00E0627F">
      <w:pPr>
        <w:pStyle w:val="EndNoteBibliography"/>
        <w:ind w:left="720" w:hanging="720"/>
        <w:rPr>
          <w:noProof/>
        </w:rPr>
      </w:pPr>
      <w:r w:rsidRPr="00E0627F">
        <w:rPr>
          <w:noProof/>
        </w:rPr>
        <w:t>Noor, E., Haraldsdottir, H. S., Milo, R., Fleming, R. M., 2013. Consistent estimation of Gibbs energy using component contributions. PLoS Comput Biol. 9</w:t>
      </w:r>
      <w:r w:rsidRPr="00E0627F">
        <w:rPr>
          <w:b/>
          <w:noProof/>
        </w:rPr>
        <w:t>,</w:t>
      </w:r>
      <w:r w:rsidRPr="00E0627F">
        <w:rPr>
          <w:noProof/>
        </w:rPr>
        <w:t xml:space="preserve"> e1003098.</w:t>
      </w:r>
    </w:p>
    <w:p w14:paraId="6CE80DBE" w14:textId="77777777" w:rsidR="00E0627F" w:rsidRPr="00E0627F" w:rsidRDefault="00E0627F" w:rsidP="00E0627F">
      <w:pPr>
        <w:pStyle w:val="EndNoteBibliography"/>
        <w:ind w:left="720" w:hanging="720"/>
        <w:rPr>
          <w:noProof/>
        </w:rPr>
      </w:pPr>
      <w:r w:rsidRPr="00E0627F">
        <w:rPr>
          <w:noProof/>
        </w:rPr>
        <w:t>Olson, D. G., Horl, M., Fuhrer, T., Cui, J., Zhou, J., Maloney, M. I., Amador-Noguez, D., Tian, L., Sauer, U., Lynd, L. R., 2017. Glycolysis without pyruvate kinase in Clostridium thermocellum. Metab Eng. 39</w:t>
      </w:r>
      <w:r w:rsidRPr="00E0627F">
        <w:rPr>
          <w:b/>
          <w:noProof/>
        </w:rPr>
        <w:t>,</w:t>
      </w:r>
      <w:r w:rsidRPr="00E0627F">
        <w:rPr>
          <w:noProof/>
        </w:rPr>
        <w:t xml:space="preserve"> 169-180.</w:t>
      </w:r>
    </w:p>
    <w:p w14:paraId="294CA1F3" w14:textId="77777777" w:rsidR="00E0627F" w:rsidRPr="00E0627F" w:rsidRDefault="00E0627F" w:rsidP="00E0627F">
      <w:pPr>
        <w:pStyle w:val="EndNoteBibliography"/>
        <w:ind w:left="720" w:hanging="720"/>
        <w:rPr>
          <w:noProof/>
        </w:rPr>
      </w:pPr>
      <w:r w:rsidRPr="00E0627F">
        <w:rPr>
          <w:noProof/>
        </w:rPr>
        <w:t>Olson, D. G., McBride, J. E., Shaw, A. J., Lynd, L. R., 2012. Recent progress in consolidated bioprocessing. Curr Opin Biotech. 23</w:t>
      </w:r>
      <w:r w:rsidRPr="00E0627F">
        <w:rPr>
          <w:b/>
          <w:noProof/>
        </w:rPr>
        <w:t>,</w:t>
      </w:r>
      <w:r w:rsidRPr="00E0627F">
        <w:rPr>
          <w:noProof/>
        </w:rPr>
        <w:t xml:space="preserve"> 396-405.</w:t>
      </w:r>
    </w:p>
    <w:p w14:paraId="6AE2AFE5" w14:textId="77777777" w:rsidR="00E0627F" w:rsidRPr="00E0627F" w:rsidRDefault="00E0627F" w:rsidP="00E0627F">
      <w:pPr>
        <w:pStyle w:val="EndNoteBibliography"/>
        <w:ind w:left="720" w:hanging="720"/>
        <w:rPr>
          <w:noProof/>
        </w:rPr>
      </w:pPr>
      <w:r w:rsidRPr="00E0627F">
        <w:rPr>
          <w:noProof/>
        </w:rPr>
        <w:t>Olson, D. G., Sparling, R., Lynd, L. R., 2015. Ethanol production by engineered thermophiles. Curr Opin Biotechnol. 33</w:t>
      </w:r>
      <w:r w:rsidRPr="00E0627F">
        <w:rPr>
          <w:b/>
          <w:noProof/>
        </w:rPr>
        <w:t>,</w:t>
      </w:r>
      <w:r w:rsidRPr="00E0627F">
        <w:rPr>
          <w:noProof/>
        </w:rPr>
        <w:t xml:space="preserve"> 130-41.</w:t>
      </w:r>
    </w:p>
    <w:p w14:paraId="0195C56C" w14:textId="77777777" w:rsidR="00E0627F" w:rsidRPr="00E0627F" w:rsidRDefault="00E0627F" w:rsidP="00E0627F">
      <w:pPr>
        <w:pStyle w:val="EndNoteBibliography"/>
        <w:ind w:left="720" w:hanging="720"/>
        <w:rPr>
          <w:noProof/>
        </w:rPr>
      </w:pPr>
      <w:r w:rsidRPr="00E0627F">
        <w:rPr>
          <w:noProof/>
        </w:rPr>
        <w:t>Peres, S., Jolicœur, M., Moulin, C., Dague, P., Schuster, S., 2017. How important is thermodynamics for identifying elementary flux modes? PLoS One. 12</w:t>
      </w:r>
      <w:r w:rsidRPr="00E0627F">
        <w:rPr>
          <w:b/>
          <w:noProof/>
        </w:rPr>
        <w:t>,</w:t>
      </w:r>
      <w:r w:rsidRPr="00E0627F">
        <w:rPr>
          <w:noProof/>
        </w:rPr>
        <w:t xml:space="preserve"> e0171440.</w:t>
      </w:r>
    </w:p>
    <w:p w14:paraId="0B60119A" w14:textId="77777777" w:rsidR="00E0627F" w:rsidRPr="00E0627F" w:rsidRDefault="00E0627F" w:rsidP="00E0627F">
      <w:pPr>
        <w:pStyle w:val="EndNoteBibliography"/>
        <w:ind w:left="720" w:hanging="720"/>
        <w:rPr>
          <w:noProof/>
        </w:rPr>
      </w:pPr>
      <w:r w:rsidRPr="00E0627F">
        <w:rPr>
          <w:noProof/>
        </w:rPr>
        <w:t>Pharkya, P., Burgard, A. P., Maranas, C. D., 2004. OptStrain: A computational framework for redesign of microbial production systems. Genome Research. 14</w:t>
      </w:r>
      <w:r w:rsidRPr="00E0627F">
        <w:rPr>
          <w:b/>
          <w:noProof/>
        </w:rPr>
        <w:t>,</w:t>
      </w:r>
      <w:r w:rsidRPr="00E0627F">
        <w:rPr>
          <w:noProof/>
        </w:rPr>
        <w:t xml:space="preserve"> 2367-2376.</w:t>
      </w:r>
    </w:p>
    <w:p w14:paraId="0A5F1945" w14:textId="77777777" w:rsidR="00E0627F" w:rsidRPr="00E0627F" w:rsidRDefault="00E0627F" w:rsidP="00E0627F">
      <w:pPr>
        <w:pStyle w:val="EndNoteBibliography"/>
        <w:ind w:left="720" w:hanging="720"/>
        <w:rPr>
          <w:noProof/>
        </w:rPr>
      </w:pPr>
      <w:r w:rsidRPr="00E0627F">
        <w:rPr>
          <w:noProof/>
        </w:rPr>
        <w:t>Rabinowitz, J. D., Kimball, E., 2007. Acidic acetonitrile for cellular metabolome extraction from Escherichia coli. Analytical Chemistry. 79</w:t>
      </w:r>
      <w:r w:rsidRPr="00E0627F">
        <w:rPr>
          <w:b/>
          <w:noProof/>
        </w:rPr>
        <w:t>,</w:t>
      </w:r>
      <w:r w:rsidRPr="00E0627F">
        <w:rPr>
          <w:noProof/>
        </w:rPr>
        <w:t xml:space="preserve"> 6167-6173.</w:t>
      </w:r>
    </w:p>
    <w:p w14:paraId="09570875" w14:textId="77777777" w:rsidR="00E0627F" w:rsidRPr="00E0627F" w:rsidRDefault="00E0627F" w:rsidP="00E0627F">
      <w:pPr>
        <w:pStyle w:val="EndNoteBibliography"/>
        <w:ind w:left="720" w:hanging="720"/>
        <w:rPr>
          <w:noProof/>
        </w:rPr>
      </w:pPr>
      <w:r w:rsidRPr="00E0627F">
        <w:rPr>
          <w:noProof/>
        </w:rPr>
        <w:t>Rutkis, R., Strazdina, I., Balodite, E., Lasa, Z., Galinina, N., Kalnenieks, U., 2016. The Low Energy-Coupling Respiration in Zymomonas mobilis Accelerates Flux in the Entner-Doudoroff Pathway. Plos One. 11.</w:t>
      </w:r>
    </w:p>
    <w:p w14:paraId="3F0F609D" w14:textId="77777777" w:rsidR="00E0627F" w:rsidRPr="00E0627F" w:rsidRDefault="00E0627F" w:rsidP="00E0627F">
      <w:pPr>
        <w:pStyle w:val="EndNoteBibliography"/>
        <w:ind w:left="720" w:hanging="720"/>
        <w:rPr>
          <w:noProof/>
        </w:rPr>
      </w:pPr>
      <w:r w:rsidRPr="00E0627F">
        <w:rPr>
          <w:noProof/>
        </w:rPr>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E0627F">
        <w:rPr>
          <w:b/>
          <w:noProof/>
        </w:rPr>
        <w:t>,</w:t>
      </w:r>
      <w:r w:rsidRPr="00E0627F">
        <w:rPr>
          <w:noProof/>
        </w:rPr>
        <w:t xml:space="preserve"> 214.</w:t>
      </w:r>
    </w:p>
    <w:p w14:paraId="0E32AEB6" w14:textId="77777777" w:rsidR="00E0627F" w:rsidRPr="00E0627F" w:rsidRDefault="00E0627F" w:rsidP="00E0627F">
      <w:pPr>
        <w:pStyle w:val="EndNoteBibliography"/>
        <w:ind w:left="720" w:hanging="720"/>
        <w:rPr>
          <w:noProof/>
        </w:rPr>
      </w:pPr>
      <w:r w:rsidRPr="00E0627F">
        <w:rPr>
          <w:noProof/>
        </w:rPr>
        <w:t>Shao, X. J., Raman, B., Zhu, M. J., Mielenz, J. R., Brown, S. D., Guss, A. M., Lynd, L. R., 2011. Mutant selection and phenotypic and genetic characterization of ethanol-tolerant strains of Clostridium thermocellum. Appl Microbiol Biot. 92</w:t>
      </w:r>
      <w:r w:rsidRPr="00E0627F">
        <w:rPr>
          <w:b/>
          <w:noProof/>
        </w:rPr>
        <w:t>,</w:t>
      </w:r>
      <w:r w:rsidRPr="00E0627F">
        <w:rPr>
          <w:noProof/>
        </w:rPr>
        <w:t xml:space="preserve"> 641-652.</w:t>
      </w:r>
    </w:p>
    <w:p w14:paraId="4B4CBB77" w14:textId="77777777" w:rsidR="00E0627F" w:rsidRPr="00E0627F" w:rsidRDefault="00E0627F" w:rsidP="00E0627F">
      <w:pPr>
        <w:pStyle w:val="EndNoteBibliography"/>
        <w:ind w:left="720" w:hanging="720"/>
        <w:rPr>
          <w:noProof/>
        </w:rPr>
      </w:pPr>
      <w:r w:rsidRPr="00E0627F">
        <w:rPr>
          <w:noProof/>
        </w:rPr>
        <w:t>Shinoda, W., 2016. Permeability across lipid membranes. Bba-Biomembranes. 1858</w:t>
      </w:r>
      <w:r w:rsidRPr="00E0627F">
        <w:rPr>
          <w:b/>
          <w:noProof/>
        </w:rPr>
        <w:t>,</w:t>
      </w:r>
      <w:r w:rsidRPr="00E0627F">
        <w:rPr>
          <w:noProof/>
        </w:rPr>
        <w:t xml:space="preserve"> 2254-2265.</w:t>
      </w:r>
    </w:p>
    <w:p w14:paraId="0AE129A8" w14:textId="77777777" w:rsidR="00E0627F" w:rsidRPr="00E0627F" w:rsidRDefault="00E0627F" w:rsidP="00E0627F">
      <w:pPr>
        <w:pStyle w:val="EndNoteBibliography"/>
        <w:ind w:left="720" w:hanging="720"/>
        <w:rPr>
          <w:noProof/>
        </w:rPr>
      </w:pPr>
      <w:r w:rsidRPr="00E0627F">
        <w:rPr>
          <w:noProof/>
        </w:rPr>
        <w:t>Takeno, S., Hori, K., Ohtani, S., Mimura, A., Mitsuhashi, S., Ikeda, M., 2016. L-Lysine production independent of the oxidative pentose phosphate pathway by Corynebacterium glutamicum with the Streptococcus mutans gapN gene. Metab Eng. 37</w:t>
      </w:r>
      <w:r w:rsidRPr="00E0627F">
        <w:rPr>
          <w:b/>
          <w:noProof/>
        </w:rPr>
        <w:t>,</w:t>
      </w:r>
      <w:r w:rsidRPr="00E0627F">
        <w:rPr>
          <w:noProof/>
        </w:rPr>
        <w:t xml:space="preserve"> 1-10.</w:t>
      </w:r>
    </w:p>
    <w:p w14:paraId="79B3C61B" w14:textId="77777777" w:rsidR="00E0627F" w:rsidRPr="00E0627F" w:rsidRDefault="00E0627F" w:rsidP="00E0627F">
      <w:pPr>
        <w:pStyle w:val="EndNoteBibliography"/>
        <w:ind w:left="720" w:hanging="720"/>
        <w:rPr>
          <w:noProof/>
        </w:rPr>
      </w:pPr>
      <w:r w:rsidRPr="00E0627F">
        <w:rPr>
          <w:noProof/>
        </w:rPr>
        <w:lastRenderedPageBreak/>
        <w:t>Thompson, R. A., Layton, D. S., Guss, A. M., Olson, D. G., Lynd, L. R., Trinh, C. T., 2015. Elucidating central metabolic redox obstacles hindering ethanol production in Clostridium thermocellum. Metab Eng. 32</w:t>
      </w:r>
      <w:r w:rsidRPr="00E0627F">
        <w:rPr>
          <w:b/>
          <w:noProof/>
        </w:rPr>
        <w:t>,</w:t>
      </w:r>
      <w:r w:rsidRPr="00E0627F">
        <w:rPr>
          <w:noProof/>
        </w:rPr>
        <w:t xml:space="preserve"> 207-219.</w:t>
      </w:r>
    </w:p>
    <w:p w14:paraId="4E5389B9" w14:textId="77777777" w:rsidR="00E0627F" w:rsidRPr="00E0627F" w:rsidRDefault="00E0627F" w:rsidP="00E0627F">
      <w:pPr>
        <w:pStyle w:val="EndNoteBibliography"/>
        <w:ind w:left="720" w:hanging="720"/>
        <w:rPr>
          <w:noProof/>
        </w:rPr>
      </w:pPr>
      <w:r w:rsidRPr="00E0627F">
        <w:rPr>
          <w:noProof/>
        </w:rPr>
        <w:t>Thompson, R. A., Trinh, C. T., 2017. Overflow metabolism and growth cessation in Clostridium thermocellum DSM1313 during high cellulose loading fermentations. Biotechnology and bioengineering. 114</w:t>
      </w:r>
      <w:r w:rsidRPr="00E0627F">
        <w:rPr>
          <w:b/>
          <w:noProof/>
        </w:rPr>
        <w:t>,</w:t>
      </w:r>
      <w:r w:rsidRPr="00E0627F">
        <w:rPr>
          <w:noProof/>
        </w:rPr>
        <w:t xml:space="preserve"> 2592-2604.</w:t>
      </w:r>
    </w:p>
    <w:p w14:paraId="294428B3" w14:textId="77777777" w:rsidR="00E0627F" w:rsidRPr="00E0627F" w:rsidRDefault="00E0627F" w:rsidP="00E0627F">
      <w:pPr>
        <w:pStyle w:val="EndNoteBibliography"/>
        <w:ind w:left="720" w:hanging="720"/>
        <w:rPr>
          <w:noProof/>
        </w:rPr>
      </w:pPr>
      <w:r w:rsidRPr="00E0627F">
        <w:rPr>
          <w:noProof/>
        </w:rPr>
        <w:t>Tian, L., Perot, S. J., Hon, S., Zhou, J., Liang, X., Bouvier, J. T., Guss, A. M., Olson, D. G., Lynd, L. R., 2017a. Enhanced ethanol formation by Clostridium thermocellum via pyruvate decarboxylase. Microb Cell Fact. 16</w:t>
      </w:r>
      <w:r w:rsidRPr="00E0627F">
        <w:rPr>
          <w:b/>
          <w:noProof/>
        </w:rPr>
        <w:t>,</w:t>
      </w:r>
      <w:r w:rsidRPr="00E0627F">
        <w:rPr>
          <w:noProof/>
        </w:rPr>
        <w:t xml:space="preserve"> 171.</w:t>
      </w:r>
    </w:p>
    <w:p w14:paraId="0B861707" w14:textId="77777777" w:rsidR="00E0627F" w:rsidRPr="00E0627F" w:rsidRDefault="00E0627F" w:rsidP="00E0627F">
      <w:pPr>
        <w:pStyle w:val="EndNoteBibliography"/>
        <w:ind w:left="720" w:hanging="720"/>
        <w:rPr>
          <w:noProof/>
        </w:rPr>
      </w:pPr>
      <w:r w:rsidRPr="00E0627F">
        <w:rPr>
          <w:noProof/>
        </w:rPr>
        <w:t>Tian, L., Perot, S. J., Stevenson, D., Jacobson, T., Lanahan, A. A., Amador-Noguez, D., Olson, D. G., Lynd, L. R., 2017b. Metabolome analysis reveals a role for glyceraldehyde 3-phosphate dehydrogenase in the inhibition of C. thermocellum by ethanol. Biotechnol Biofuels. 10</w:t>
      </w:r>
      <w:r w:rsidRPr="00E0627F">
        <w:rPr>
          <w:b/>
          <w:noProof/>
        </w:rPr>
        <w:t>,</w:t>
      </w:r>
      <w:r w:rsidRPr="00E0627F">
        <w:rPr>
          <w:noProof/>
        </w:rPr>
        <w:t xml:space="preserve"> 276.</w:t>
      </w:r>
    </w:p>
    <w:p w14:paraId="48E7210C" w14:textId="77777777" w:rsidR="00E0627F" w:rsidRPr="00E0627F" w:rsidRDefault="00E0627F" w:rsidP="00E0627F">
      <w:pPr>
        <w:pStyle w:val="EndNoteBibliography"/>
        <w:ind w:left="720" w:hanging="720"/>
        <w:rPr>
          <w:noProof/>
        </w:rPr>
      </w:pPr>
      <w:r w:rsidRPr="00E0627F">
        <w:rPr>
          <w:noProof/>
        </w:rPr>
        <w:t>Trinh, C. T., Wlaschin, A., Srienc, F., 2009. Elementary mode analysis: a useful metabolic pathway analysis tool for characterizing cellular metabolism. Appl Microbiol Biotechnol. 81</w:t>
      </w:r>
      <w:r w:rsidRPr="00E0627F">
        <w:rPr>
          <w:b/>
          <w:noProof/>
        </w:rPr>
        <w:t>,</w:t>
      </w:r>
      <w:r w:rsidRPr="00E0627F">
        <w:rPr>
          <w:noProof/>
        </w:rPr>
        <w:t xml:space="preserve"> 813-26.</w:t>
      </w:r>
    </w:p>
    <w:p w14:paraId="238B5F1D" w14:textId="77777777" w:rsidR="00E0627F" w:rsidRPr="00E0627F" w:rsidRDefault="00E0627F" w:rsidP="00E0627F">
      <w:pPr>
        <w:pStyle w:val="EndNoteBibliography"/>
        <w:ind w:left="720" w:hanging="720"/>
        <w:rPr>
          <w:noProof/>
        </w:rPr>
      </w:pPr>
      <w:r w:rsidRPr="00E0627F">
        <w:rPr>
          <w:noProof/>
        </w:rPr>
        <w:t>Uppada, V., Satpute, K., Noronha, S., 2017. Redesigning cofactor availability: an essential requirement for metabolic engineering. Current Developments in Biotechnology and Bioengineering. Elsevier, pp. 223-242.</w:t>
      </w:r>
    </w:p>
    <w:p w14:paraId="2AB3486E" w14:textId="77777777" w:rsidR="00E0627F" w:rsidRPr="00E0627F" w:rsidRDefault="00E0627F" w:rsidP="00E0627F">
      <w:pPr>
        <w:pStyle w:val="EndNoteBibliography"/>
        <w:ind w:left="720" w:hanging="720"/>
        <w:rPr>
          <w:noProof/>
        </w:rPr>
      </w:pPr>
      <w:r w:rsidRPr="00E0627F">
        <w:rPr>
          <w:noProof/>
        </w:rPr>
        <w:t>Volkmer, B., Heinemann, M., 2011. Condition-Dependent Cell Volume and Concentration of Escherichia coli to Facilitate Data Conversion for Systems Biology Modeling. Plos One. 6.</w:t>
      </w:r>
    </w:p>
    <w:p w14:paraId="2CB32E33" w14:textId="77777777" w:rsidR="00E0627F" w:rsidRPr="00E0627F" w:rsidRDefault="00E0627F" w:rsidP="00E0627F">
      <w:pPr>
        <w:pStyle w:val="EndNoteBibliography"/>
        <w:ind w:left="720" w:hanging="720"/>
        <w:rPr>
          <w:noProof/>
        </w:rPr>
      </w:pPr>
      <w:r w:rsidRPr="00E0627F">
        <w:rPr>
          <w:noProof/>
        </w:rPr>
        <w:t>Wlaschin, A. P., Trinh, C. T., Carlson, R., Srienc, F., 2006. The fractional contributions of elementary modes to the metabolism of Escherichia coli and their estimation from reaction entropies. Metab Eng. 8</w:t>
      </w:r>
      <w:r w:rsidRPr="00E0627F">
        <w:rPr>
          <w:b/>
          <w:noProof/>
        </w:rPr>
        <w:t>,</w:t>
      </w:r>
      <w:r w:rsidRPr="00E0627F">
        <w:rPr>
          <w:noProof/>
        </w:rPr>
        <w:t xml:space="preserve"> 338-52.</w:t>
      </w:r>
    </w:p>
    <w:p w14:paraId="1BC30F96" w14:textId="77777777" w:rsidR="00E0627F" w:rsidRPr="00E0627F" w:rsidRDefault="00E0627F" w:rsidP="00E0627F">
      <w:pPr>
        <w:pStyle w:val="EndNoteBibliography"/>
        <w:ind w:left="720" w:hanging="720"/>
        <w:rPr>
          <w:noProof/>
        </w:rPr>
      </w:pPr>
      <w:r w:rsidRPr="00E0627F">
        <w:rPr>
          <w:noProof/>
        </w:rPr>
        <w:t>Xiong, W., Lin, P., Magnusson, L., Warner, L., Liao, J., Maness, P., Chou, K., 2017. Discovery of CO2-fixing one-carbon (C1) metabolism in a cellulose degrading bacterium Clostridium thermocellum. Abstr Pap Am Chem S. 253.</w:t>
      </w:r>
    </w:p>
    <w:p w14:paraId="4DC75C84" w14:textId="77777777" w:rsidR="00E0627F" w:rsidRPr="00E0627F" w:rsidRDefault="00E0627F" w:rsidP="00E0627F">
      <w:pPr>
        <w:pStyle w:val="EndNoteBibliography"/>
        <w:ind w:left="720" w:hanging="720"/>
        <w:rPr>
          <w:noProof/>
        </w:rPr>
      </w:pPr>
      <w:r w:rsidRPr="00E0627F">
        <w:rPr>
          <w:noProof/>
        </w:rPr>
        <w:t>Yang, S., Giannone, R. J., Dice, L., Yang, Z. K., Engle, N. L., Tschaplinski, T. J., Hettich, R. L., Brown, S. D., 2012. Clostridium thermocellum ATCC27405 transcriptomic, metabolomic and proteomic profiles after ethanol stress. BMC Genomics. 13</w:t>
      </w:r>
      <w:r w:rsidRPr="00E0627F">
        <w:rPr>
          <w:b/>
          <w:noProof/>
        </w:rPr>
        <w:t>,</w:t>
      </w:r>
      <w:r w:rsidRPr="00E0627F">
        <w:rPr>
          <w:noProof/>
        </w:rPr>
        <w:t xml:space="preserve"> 336.</w:t>
      </w:r>
    </w:p>
    <w:p w14:paraId="7FA3CBFB" w14:textId="77777777" w:rsidR="00E0627F" w:rsidRPr="00E0627F" w:rsidRDefault="00E0627F" w:rsidP="00E0627F">
      <w:pPr>
        <w:pStyle w:val="EndNoteBibliography"/>
        <w:ind w:left="720" w:hanging="720"/>
        <w:rPr>
          <w:noProof/>
        </w:rPr>
      </w:pPr>
      <w:r w:rsidRPr="00E0627F">
        <w:rPr>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E0627F">
        <w:rPr>
          <w:b/>
          <w:noProof/>
        </w:rPr>
        <w:t>,</w:t>
      </w:r>
      <w:r w:rsidRPr="00E0627F">
        <w:rPr>
          <w:noProof/>
        </w:rPr>
        <w:t xml:space="preserve"> 2610-2619.</w:t>
      </w:r>
    </w:p>
    <w:p w14:paraId="620F21C2" w14:textId="77777777" w:rsidR="00E0627F" w:rsidRPr="00E0627F" w:rsidRDefault="00E0627F" w:rsidP="00E0627F">
      <w:pPr>
        <w:pStyle w:val="EndNoteBibliography"/>
        <w:ind w:left="720" w:hanging="720"/>
        <w:rPr>
          <w:noProof/>
        </w:rPr>
      </w:pPr>
      <w:r w:rsidRPr="00E0627F">
        <w:rPr>
          <w:noProof/>
        </w:rPr>
        <w:t>Zhou, J., Olson, D. G., Argyros, D. A., Deng, Y., van Gulik, W. M., van Dijken, J. P., Lynd, L. R., 2013. Atypical glycolysis in Clostridium thermocellum. Appl Environ Microbiol. 79</w:t>
      </w:r>
      <w:r w:rsidRPr="00E0627F">
        <w:rPr>
          <w:b/>
          <w:noProof/>
        </w:rPr>
        <w:t>,</w:t>
      </w:r>
      <w:r w:rsidRPr="00E0627F">
        <w:rPr>
          <w:noProof/>
        </w:rPr>
        <w:t xml:space="preserve"> 3000-8.</w:t>
      </w:r>
    </w:p>
    <w:p w14:paraId="2086B996" w14:textId="16F8CE4D" w:rsidR="00666BF9" w:rsidRPr="00A76D0B" w:rsidRDefault="00105163" w:rsidP="00AA5229">
      <w:pPr>
        <w:tabs>
          <w:tab w:val="left" w:pos="363"/>
        </w:tabs>
        <w:jc w:val="both"/>
        <w:rPr>
          <w:color w:val="000000" w:themeColor="text1"/>
        </w:rPr>
      </w:pPr>
      <w:r w:rsidRPr="00A76D0B">
        <w:rPr>
          <w:color w:val="000000" w:themeColor="text1"/>
        </w:rPr>
        <w:fldChar w:fldCharType="end"/>
      </w:r>
    </w:p>
    <w:sectPr w:rsidR="00666BF9" w:rsidRPr="00A76D0B" w:rsidSect="00E76A43">
      <w:headerReference w:type="default" r:id="rId14"/>
      <w:footerReference w:type="default" r:id="rId15"/>
      <w:pgSz w:w="12240" w:h="15840"/>
      <w:pgMar w:top="1134" w:right="1134" w:bottom="1693" w:left="1134" w:header="0" w:footer="1134" w:gutter="0"/>
      <w:lnNumType w:countBy="1" w:restart="continuous"/>
      <w:cols w:space="720"/>
      <w:formProt w:val="0"/>
      <w:docGrid w:linePitch="326" w:charSpace="-6145"/>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85162" w16cid:durableId="2030A8A6"/>
  <w16cid:commentId w16cid:paraId="03AC562E" w16cid:durableId="2030A867"/>
  <w16cid:commentId w16cid:paraId="5FC2CCBF" w16cid:durableId="2030A918"/>
  <w16cid:commentId w16cid:paraId="3C4808AB" w16cid:durableId="2030AA0A"/>
  <w16cid:commentId w16cid:paraId="1CB0838D" w16cid:durableId="2030AD25"/>
  <w16cid:commentId w16cid:paraId="7EA72852" w16cid:durableId="2030AB1E"/>
  <w16cid:commentId w16cid:paraId="1685A2B4" w16cid:durableId="2030AB59"/>
  <w16cid:commentId w16cid:paraId="00013C15" w16cid:durableId="2030AC47"/>
  <w16cid:commentId w16cid:paraId="5B50E9CB" w16cid:durableId="2030AD8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BDB59" w14:textId="77777777" w:rsidR="00836EAE" w:rsidRDefault="00836EAE">
      <w:r>
        <w:separator/>
      </w:r>
    </w:p>
  </w:endnote>
  <w:endnote w:type="continuationSeparator" w:id="0">
    <w:p w14:paraId="6D7EB5E4" w14:textId="77777777" w:rsidR="00836EAE" w:rsidRDefault="00836EAE">
      <w:r>
        <w:continuationSeparator/>
      </w:r>
    </w:p>
  </w:endnote>
  <w:endnote w:type="continuationNotice" w:id="1">
    <w:p w14:paraId="0B287B3A" w14:textId="77777777" w:rsidR="00836EAE" w:rsidRDefault="00836E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40D08AFD" w:rsidR="00DB5587" w:rsidRDefault="00DB5587">
    <w:pPr>
      <w:pStyle w:val="Footer"/>
      <w:jc w:val="center"/>
    </w:pPr>
    <w:r>
      <w:fldChar w:fldCharType="begin"/>
    </w:r>
    <w:r>
      <w:instrText>PAGE</w:instrText>
    </w:r>
    <w:r>
      <w:fldChar w:fldCharType="separate"/>
    </w:r>
    <w:r w:rsidR="00E0627F">
      <w:rPr>
        <w:noProof/>
      </w:rPr>
      <w:t>23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E9A43B" w14:textId="77777777" w:rsidR="00836EAE" w:rsidRDefault="00836EAE">
      <w:r>
        <w:separator/>
      </w:r>
    </w:p>
  </w:footnote>
  <w:footnote w:type="continuationSeparator" w:id="0">
    <w:p w14:paraId="681A4533" w14:textId="77777777" w:rsidR="00836EAE" w:rsidRDefault="00836EAE">
      <w:r>
        <w:continuationSeparator/>
      </w:r>
    </w:p>
  </w:footnote>
  <w:footnote w:type="continuationNotice" w:id="1">
    <w:p w14:paraId="1C867025" w14:textId="77777777" w:rsidR="00836EAE" w:rsidRDefault="00836EA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049BA" w14:textId="77777777" w:rsidR="00DB5587" w:rsidRDefault="00DB55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7325D3"/>
    <w:multiLevelType w:val="hybridMultilevel"/>
    <w:tmpl w:val="84145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764AC2"/>
    <w:multiLevelType w:val="hybridMultilevel"/>
    <w:tmpl w:val="5ED43F74"/>
    <w:lvl w:ilvl="0" w:tplc="35FECB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F542F0"/>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E00F4C"/>
    <w:multiLevelType w:val="hybridMultilevel"/>
    <w:tmpl w:val="12E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0370E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49714AA0"/>
    <w:multiLevelType w:val="hybridMultilevel"/>
    <w:tmpl w:val="2858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2E44FD"/>
    <w:multiLevelType w:val="multilevel"/>
    <w:tmpl w:val="42C04C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5CBC6C2E"/>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041B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B67FCA"/>
    <w:multiLevelType w:val="multilevel"/>
    <w:tmpl w:val="AFB8A5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CA76CE7"/>
    <w:multiLevelType w:val="multilevel"/>
    <w:tmpl w:val="C4D46BAC"/>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7D8D6C26"/>
    <w:multiLevelType w:val="multilevel"/>
    <w:tmpl w:val="1682E610"/>
    <w:lvl w:ilvl="0">
      <w:start w:val="1"/>
      <w:numFmt w:val="decimal"/>
      <w:lvlText w:val="%1."/>
      <w:lvlJc w:val="left"/>
      <w:pPr>
        <w:ind w:left="360" w:hanging="360"/>
      </w:pPr>
      <w:rPr>
        <w:rFonts w:hint="default"/>
      </w:rPr>
    </w:lvl>
    <w:lvl w:ilvl="1">
      <w:start w:val="2"/>
      <w:numFmt w:val="decimal"/>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17"/>
  </w:num>
  <w:num w:numId="3">
    <w:abstractNumId w:val="15"/>
  </w:num>
  <w:num w:numId="4">
    <w:abstractNumId w:val="12"/>
  </w:num>
  <w:num w:numId="5">
    <w:abstractNumId w:val="2"/>
  </w:num>
  <w:num w:numId="6">
    <w:abstractNumId w:val="0"/>
  </w:num>
  <w:num w:numId="7">
    <w:abstractNumId w:val="13"/>
  </w:num>
  <w:num w:numId="8">
    <w:abstractNumId w:val="16"/>
  </w:num>
  <w:num w:numId="9">
    <w:abstractNumId w:val="9"/>
  </w:num>
  <w:num w:numId="10">
    <w:abstractNumId w:val="8"/>
  </w:num>
  <w:num w:numId="11">
    <w:abstractNumId w:val="6"/>
  </w:num>
  <w:num w:numId="12">
    <w:abstractNumId w:val="1"/>
  </w:num>
  <w:num w:numId="13">
    <w:abstractNumId w:val="14"/>
  </w:num>
  <w:num w:numId="14">
    <w:abstractNumId w:val="10"/>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num>
  <w:num w:numId="19">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tyakam Dash">
    <w15:presenceInfo w15:providerId="Windows Live" w15:userId="d6aa6d5d2bd3a8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proofState w:spelling="clean" w:grammar="clean"/>
  <w:trackRevisions/>
  <w:defaultTabStop w:val="720"/>
  <w:drawingGridHorizontalSpacing w:val="108"/>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25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item&gt;593&lt;/item&gt;&lt;item&gt;600&lt;/item&gt;&lt;item&gt;601&lt;/item&gt;&lt;item&gt;602&lt;/item&gt;&lt;item&gt;606&lt;/item&gt;&lt;item&gt;618&lt;/item&gt;&lt;item&gt;620&lt;/item&gt;&lt;/record-ids&gt;&lt;/item&gt;&lt;/Libraries&gt;"/>
  </w:docVars>
  <w:rsids>
    <w:rsidRoot w:val="00666BF9"/>
    <w:rsid w:val="00000367"/>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1B7"/>
    <w:rsid w:val="00024F3E"/>
    <w:rsid w:val="000259A9"/>
    <w:rsid w:val="00031809"/>
    <w:rsid w:val="0003447D"/>
    <w:rsid w:val="00035418"/>
    <w:rsid w:val="000413D3"/>
    <w:rsid w:val="000416C2"/>
    <w:rsid w:val="00042B6C"/>
    <w:rsid w:val="00043A3B"/>
    <w:rsid w:val="00044869"/>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2FCE"/>
    <w:rsid w:val="000931DF"/>
    <w:rsid w:val="000978F0"/>
    <w:rsid w:val="00097971"/>
    <w:rsid w:val="00097A21"/>
    <w:rsid w:val="000A0DED"/>
    <w:rsid w:val="000A2C7A"/>
    <w:rsid w:val="000A2E42"/>
    <w:rsid w:val="000A329E"/>
    <w:rsid w:val="000A3336"/>
    <w:rsid w:val="000A7953"/>
    <w:rsid w:val="000B533F"/>
    <w:rsid w:val="000B7B87"/>
    <w:rsid w:val="000C0A98"/>
    <w:rsid w:val="000C1EC1"/>
    <w:rsid w:val="000C3271"/>
    <w:rsid w:val="000C662D"/>
    <w:rsid w:val="000C7C06"/>
    <w:rsid w:val="000D34F0"/>
    <w:rsid w:val="000D3795"/>
    <w:rsid w:val="000D4CFA"/>
    <w:rsid w:val="000D4D13"/>
    <w:rsid w:val="000D605D"/>
    <w:rsid w:val="000D6179"/>
    <w:rsid w:val="000D6D71"/>
    <w:rsid w:val="000E2DB4"/>
    <w:rsid w:val="000E3260"/>
    <w:rsid w:val="000F52CD"/>
    <w:rsid w:val="00105163"/>
    <w:rsid w:val="00107EF5"/>
    <w:rsid w:val="0011368E"/>
    <w:rsid w:val="001146D7"/>
    <w:rsid w:val="00114900"/>
    <w:rsid w:val="0011534F"/>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46ED"/>
    <w:rsid w:val="001558ED"/>
    <w:rsid w:val="00155D9D"/>
    <w:rsid w:val="0016614B"/>
    <w:rsid w:val="00166463"/>
    <w:rsid w:val="001712E5"/>
    <w:rsid w:val="0017316C"/>
    <w:rsid w:val="001755E7"/>
    <w:rsid w:val="001758F0"/>
    <w:rsid w:val="00183435"/>
    <w:rsid w:val="001839A9"/>
    <w:rsid w:val="0018528F"/>
    <w:rsid w:val="00185B4B"/>
    <w:rsid w:val="00185F5B"/>
    <w:rsid w:val="00186F49"/>
    <w:rsid w:val="00193365"/>
    <w:rsid w:val="00194AB9"/>
    <w:rsid w:val="00194E8E"/>
    <w:rsid w:val="00195FA3"/>
    <w:rsid w:val="001A0C9B"/>
    <w:rsid w:val="001A54DC"/>
    <w:rsid w:val="001A664D"/>
    <w:rsid w:val="001A6EDB"/>
    <w:rsid w:val="001A735C"/>
    <w:rsid w:val="001B4588"/>
    <w:rsid w:val="001C0E9D"/>
    <w:rsid w:val="001C21FE"/>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1F5AAB"/>
    <w:rsid w:val="001F65DA"/>
    <w:rsid w:val="00200CC9"/>
    <w:rsid w:val="00202A70"/>
    <w:rsid w:val="00205F70"/>
    <w:rsid w:val="00211A4D"/>
    <w:rsid w:val="00211C13"/>
    <w:rsid w:val="00214DE8"/>
    <w:rsid w:val="00214F4A"/>
    <w:rsid w:val="00217266"/>
    <w:rsid w:val="002202AF"/>
    <w:rsid w:val="00220D6F"/>
    <w:rsid w:val="002214DF"/>
    <w:rsid w:val="00222B0C"/>
    <w:rsid w:val="00224F93"/>
    <w:rsid w:val="002313A4"/>
    <w:rsid w:val="00231DCB"/>
    <w:rsid w:val="00232472"/>
    <w:rsid w:val="00235D6B"/>
    <w:rsid w:val="002371AB"/>
    <w:rsid w:val="00237370"/>
    <w:rsid w:val="00241FCB"/>
    <w:rsid w:val="00244743"/>
    <w:rsid w:val="00244E08"/>
    <w:rsid w:val="00245022"/>
    <w:rsid w:val="0024759B"/>
    <w:rsid w:val="00247CB5"/>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1B1"/>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155E"/>
    <w:rsid w:val="002C3E70"/>
    <w:rsid w:val="002C3F70"/>
    <w:rsid w:val="002C412B"/>
    <w:rsid w:val="002C5F88"/>
    <w:rsid w:val="002C63FE"/>
    <w:rsid w:val="002C650F"/>
    <w:rsid w:val="002C7396"/>
    <w:rsid w:val="002D2909"/>
    <w:rsid w:val="002D491C"/>
    <w:rsid w:val="002D5460"/>
    <w:rsid w:val="002D5FF7"/>
    <w:rsid w:val="002D64EB"/>
    <w:rsid w:val="002E001E"/>
    <w:rsid w:val="002E0AFB"/>
    <w:rsid w:val="002E33B7"/>
    <w:rsid w:val="002E48F0"/>
    <w:rsid w:val="002E54ED"/>
    <w:rsid w:val="002E6FC8"/>
    <w:rsid w:val="002E7165"/>
    <w:rsid w:val="002F0FD6"/>
    <w:rsid w:val="002F4714"/>
    <w:rsid w:val="002F4D97"/>
    <w:rsid w:val="002F6591"/>
    <w:rsid w:val="00300545"/>
    <w:rsid w:val="00300864"/>
    <w:rsid w:val="00300DF4"/>
    <w:rsid w:val="003030F9"/>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66A"/>
    <w:rsid w:val="003A4D7B"/>
    <w:rsid w:val="003A73A5"/>
    <w:rsid w:val="003B069A"/>
    <w:rsid w:val="003B4B79"/>
    <w:rsid w:val="003B6372"/>
    <w:rsid w:val="003B688A"/>
    <w:rsid w:val="003C039B"/>
    <w:rsid w:val="003C17CC"/>
    <w:rsid w:val="003C1E10"/>
    <w:rsid w:val="003C6DC2"/>
    <w:rsid w:val="003D0D59"/>
    <w:rsid w:val="003D0D61"/>
    <w:rsid w:val="003D29BA"/>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047E"/>
    <w:rsid w:val="00452C46"/>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0DF"/>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E79A9"/>
    <w:rsid w:val="004F02F7"/>
    <w:rsid w:val="004F2F49"/>
    <w:rsid w:val="004F4F47"/>
    <w:rsid w:val="004F649B"/>
    <w:rsid w:val="00503BA1"/>
    <w:rsid w:val="00507037"/>
    <w:rsid w:val="005079D1"/>
    <w:rsid w:val="0051493C"/>
    <w:rsid w:val="005150E3"/>
    <w:rsid w:val="00515CC9"/>
    <w:rsid w:val="005175E7"/>
    <w:rsid w:val="005231AF"/>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011"/>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D6F4F"/>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724"/>
    <w:rsid w:val="00614EBB"/>
    <w:rsid w:val="006157D9"/>
    <w:rsid w:val="00616F60"/>
    <w:rsid w:val="006171CF"/>
    <w:rsid w:val="00617535"/>
    <w:rsid w:val="006225AE"/>
    <w:rsid w:val="006245E7"/>
    <w:rsid w:val="006246BE"/>
    <w:rsid w:val="00625F03"/>
    <w:rsid w:val="00630812"/>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615C"/>
    <w:rsid w:val="006B719F"/>
    <w:rsid w:val="006B7766"/>
    <w:rsid w:val="006C08AF"/>
    <w:rsid w:val="006C0A3D"/>
    <w:rsid w:val="006C0A42"/>
    <w:rsid w:val="006C0B5E"/>
    <w:rsid w:val="006C16B0"/>
    <w:rsid w:val="006D009B"/>
    <w:rsid w:val="006D00C8"/>
    <w:rsid w:val="006D29F4"/>
    <w:rsid w:val="006D2D8D"/>
    <w:rsid w:val="006D3BD6"/>
    <w:rsid w:val="006D4D84"/>
    <w:rsid w:val="006E54EA"/>
    <w:rsid w:val="006E6908"/>
    <w:rsid w:val="006E768A"/>
    <w:rsid w:val="006F29C7"/>
    <w:rsid w:val="006F2F86"/>
    <w:rsid w:val="006F32D2"/>
    <w:rsid w:val="006F657E"/>
    <w:rsid w:val="006F78FC"/>
    <w:rsid w:val="0070031A"/>
    <w:rsid w:val="007028C3"/>
    <w:rsid w:val="00704E7D"/>
    <w:rsid w:val="007056E6"/>
    <w:rsid w:val="0070738A"/>
    <w:rsid w:val="00711D22"/>
    <w:rsid w:val="00711FD4"/>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16AC5"/>
    <w:rsid w:val="008212AC"/>
    <w:rsid w:val="00824214"/>
    <w:rsid w:val="00824652"/>
    <w:rsid w:val="00824B2E"/>
    <w:rsid w:val="00824BFA"/>
    <w:rsid w:val="00826092"/>
    <w:rsid w:val="008269E9"/>
    <w:rsid w:val="008322AA"/>
    <w:rsid w:val="008332DA"/>
    <w:rsid w:val="00833988"/>
    <w:rsid w:val="00835F5A"/>
    <w:rsid w:val="00836EAE"/>
    <w:rsid w:val="00837B2F"/>
    <w:rsid w:val="008407D6"/>
    <w:rsid w:val="00842CFE"/>
    <w:rsid w:val="008442D3"/>
    <w:rsid w:val="00844887"/>
    <w:rsid w:val="00844CAA"/>
    <w:rsid w:val="00844D86"/>
    <w:rsid w:val="008469E3"/>
    <w:rsid w:val="008515D9"/>
    <w:rsid w:val="00854004"/>
    <w:rsid w:val="008543D2"/>
    <w:rsid w:val="0085753D"/>
    <w:rsid w:val="0086036A"/>
    <w:rsid w:val="00861CE9"/>
    <w:rsid w:val="00862F8D"/>
    <w:rsid w:val="0086327C"/>
    <w:rsid w:val="00863284"/>
    <w:rsid w:val="008642DE"/>
    <w:rsid w:val="008667A4"/>
    <w:rsid w:val="00867C7C"/>
    <w:rsid w:val="008715E5"/>
    <w:rsid w:val="008737A0"/>
    <w:rsid w:val="008737DF"/>
    <w:rsid w:val="00874531"/>
    <w:rsid w:val="00874848"/>
    <w:rsid w:val="008758DC"/>
    <w:rsid w:val="00877999"/>
    <w:rsid w:val="00880139"/>
    <w:rsid w:val="0088054E"/>
    <w:rsid w:val="00880D83"/>
    <w:rsid w:val="0088107A"/>
    <w:rsid w:val="008811C9"/>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A7BA2"/>
    <w:rsid w:val="008B4D00"/>
    <w:rsid w:val="008B5B74"/>
    <w:rsid w:val="008B5CFB"/>
    <w:rsid w:val="008B67E8"/>
    <w:rsid w:val="008C01A0"/>
    <w:rsid w:val="008C1CA1"/>
    <w:rsid w:val="008C2113"/>
    <w:rsid w:val="008C2307"/>
    <w:rsid w:val="008C2741"/>
    <w:rsid w:val="008C2C74"/>
    <w:rsid w:val="008C37ED"/>
    <w:rsid w:val="008C426E"/>
    <w:rsid w:val="008C4A7C"/>
    <w:rsid w:val="008C67A3"/>
    <w:rsid w:val="008C6D2F"/>
    <w:rsid w:val="008C6E12"/>
    <w:rsid w:val="008D32CA"/>
    <w:rsid w:val="008D3645"/>
    <w:rsid w:val="008D4DF7"/>
    <w:rsid w:val="008D6F75"/>
    <w:rsid w:val="008D7460"/>
    <w:rsid w:val="008D757A"/>
    <w:rsid w:val="008D76ED"/>
    <w:rsid w:val="008D7F49"/>
    <w:rsid w:val="008E0875"/>
    <w:rsid w:val="008E0913"/>
    <w:rsid w:val="008E0B81"/>
    <w:rsid w:val="008E209C"/>
    <w:rsid w:val="008E2617"/>
    <w:rsid w:val="008E272E"/>
    <w:rsid w:val="008E2F80"/>
    <w:rsid w:val="008E317C"/>
    <w:rsid w:val="008E40A6"/>
    <w:rsid w:val="008E5800"/>
    <w:rsid w:val="008E68EC"/>
    <w:rsid w:val="008E6C24"/>
    <w:rsid w:val="008E7F7C"/>
    <w:rsid w:val="008F096B"/>
    <w:rsid w:val="008F0ABA"/>
    <w:rsid w:val="008F1AE1"/>
    <w:rsid w:val="008F2FB4"/>
    <w:rsid w:val="00903178"/>
    <w:rsid w:val="009043EC"/>
    <w:rsid w:val="00904941"/>
    <w:rsid w:val="009058C6"/>
    <w:rsid w:val="00905C5A"/>
    <w:rsid w:val="00910DEA"/>
    <w:rsid w:val="009133D0"/>
    <w:rsid w:val="00916270"/>
    <w:rsid w:val="009165E5"/>
    <w:rsid w:val="009203EC"/>
    <w:rsid w:val="00932BDA"/>
    <w:rsid w:val="00933932"/>
    <w:rsid w:val="0093446B"/>
    <w:rsid w:val="009350B6"/>
    <w:rsid w:val="009351CE"/>
    <w:rsid w:val="0093540A"/>
    <w:rsid w:val="009369C2"/>
    <w:rsid w:val="009452BC"/>
    <w:rsid w:val="00946B53"/>
    <w:rsid w:val="00946C5C"/>
    <w:rsid w:val="00947B22"/>
    <w:rsid w:val="009501F4"/>
    <w:rsid w:val="00950575"/>
    <w:rsid w:val="009517B2"/>
    <w:rsid w:val="00951A60"/>
    <w:rsid w:val="0095277F"/>
    <w:rsid w:val="00952856"/>
    <w:rsid w:val="00955968"/>
    <w:rsid w:val="0096415A"/>
    <w:rsid w:val="009663DF"/>
    <w:rsid w:val="00970601"/>
    <w:rsid w:val="00973448"/>
    <w:rsid w:val="0097601A"/>
    <w:rsid w:val="009771EE"/>
    <w:rsid w:val="00977D67"/>
    <w:rsid w:val="00986A93"/>
    <w:rsid w:val="009879FA"/>
    <w:rsid w:val="00990481"/>
    <w:rsid w:val="00990808"/>
    <w:rsid w:val="00993209"/>
    <w:rsid w:val="00994990"/>
    <w:rsid w:val="00995632"/>
    <w:rsid w:val="00995664"/>
    <w:rsid w:val="009A07B8"/>
    <w:rsid w:val="009A0EF1"/>
    <w:rsid w:val="009A0FEB"/>
    <w:rsid w:val="009A1847"/>
    <w:rsid w:val="009A366D"/>
    <w:rsid w:val="009A3EE1"/>
    <w:rsid w:val="009A50D2"/>
    <w:rsid w:val="009A5809"/>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9F2B89"/>
    <w:rsid w:val="00A00E1A"/>
    <w:rsid w:val="00A06336"/>
    <w:rsid w:val="00A10234"/>
    <w:rsid w:val="00A113DD"/>
    <w:rsid w:val="00A13727"/>
    <w:rsid w:val="00A14326"/>
    <w:rsid w:val="00A14479"/>
    <w:rsid w:val="00A15FED"/>
    <w:rsid w:val="00A17EEC"/>
    <w:rsid w:val="00A22E77"/>
    <w:rsid w:val="00A23503"/>
    <w:rsid w:val="00A23AC4"/>
    <w:rsid w:val="00A31059"/>
    <w:rsid w:val="00A31F22"/>
    <w:rsid w:val="00A32F39"/>
    <w:rsid w:val="00A36122"/>
    <w:rsid w:val="00A365D7"/>
    <w:rsid w:val="00A42CF8"/>
    <w:rsid w:val="00A45F84"/>
    <w:rsid w:val="00A46EA2"/>
    <w:rsid w:val="00A5014B"/>
    <w:rsid w:val="00A5072C"/>
    <w:rsid w:val="00A52CB9"/>
    <w:rsid w:val="00A53DEC"/>
    <w:rsid w:val="00A55F2B"/>
    <w:rsid w:val="00A56158"/>
    <w:rsid w:val="00A572E6"/>
    <w:rsid w:val="00A57C10"/>
    <w:rsid w:val="00A6326A"/>
    <w:rsid w:val="00A63DAD"/>
    <w:rsid w:val="00A641B8"/>
    <w:rsid w:val="00A650D0"/>
    <w:rsid w:val="00A660DC"/>
    <w:rsid w:val="00A67BC2"/>
    <w:rsid w:val="00A67BEC"/>
    <w:rsid w:val="00A7016F"/>
    <w:rsid w:val="00A71A09"/>
    <w:rsid w:val="00A74B4E"/>
    <w:rsid w:val="00A762C5"/>
    <w:rsid w:val="00A76D0B"/>
    <w:rsid w:val="00A774F5"/>
    <w:rsid w:val="00A77F8A"/>
    <w:rsid w:val="00A80266"/>
    <w:rsid w:val="00A8344E"/>
    <w:rsid w:val="00A841B9"/>
    <w:rsid w:val="00A86563"/>
    <w:rsid w:val="00A900D2"/>
    <w:rsid w:val="00A90DAD"/>
    <w:rsid w:val="00A92A81"/>
    <w:rsid w:val="00A932C3"/>
    <w:rsid w:val="00A93785"/>
    <w:rsid w:val="00A93A1F"/>
    <w:rsid w:val="00A94148"/>
    <w:rsid w:val="00A9489D"/>
    <w:rsid w:val="00A95DD7"/>
    <w:rsid w:val="00A96B56"/>
    <w:rsid w:val="00A9722A"/>
    <w:rsid w:val="00A97B9F"/>
    <w:rsid w:val="00AA0800"/>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5D9D"/>
    <w:rsid w:val="00AC76DF"/>
    <w:rsid w:val="00AD35CF"/>
    <w:rsid w:val="00AD4D79"/>
    <w:rsid w:val="00AD7808"/>
    <w:rsid w:val="00AE030F"/>
    <w:rsid w:val="00AE117A"/>
    <w:rsid w:val="00AE234F"/>
    <w:rsid w:val="00AE28C7"/>
    <w:rsid w:val="00AE5922"/>
    <w:rsid w:val="00AE728A"/>
    <w:rsid w:val="00AE774B"/>
    <w:rsid w:val="00AE7908"/>
    <w:rsid w:val="00AF051E"/>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27C3A"/>
    <w:rsid w:val="00B308CC"/>
    <w:rsid w:val="00B30AE9"/>
    <w:rsid w:val="00B31AD7"/>
    <w:rsid w:val="00B32B68"/>
    <w:rsid w:val="00B3326F"/>
    <w:rsid w:val="00B338F9"/>
    <w:rsid w:val="00B33CE6"/>
    <w:rsid w:val="00B34BF9"/>
    <w:rsid w:val="00B34F5B"/>
    <w:rsid w:val="00B35AA1"/>
    <w:rsid w:val="00B36B6C"/>
    <w:rsid w:val="00B37C1E"/>
    <w:rsid w:val="00B417C2"/>
    <w:rsid w:val="00B46B85"/>
    <w:rsid w:val="00B47A35"/>
    <w:rsid w:val="00B539C1"/>
    <w:rsid w:val="00B53A6A"/>
    <w:rsid w:val="00B54323"/>
    <w:rsid w:val="00B55CC5"/>
    <w:rsid w:val="00B62171"/>
    <w:rsid w:val="00B637E4"/>
    <w:rsid w:val="00B63B64"/>
    <w:rsid w:val="00B64451"/>
    <w:rsid w:val="00B666CA"/>
    <w:rsid w:val="00B700F9"/>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A5B98"/>
    <w:rsid w:val="00BA7B6C"/>
    <w:rsid w:val="00BB01FF"/>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BF5461"/>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0B75"/>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B63C3"/>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32F3"/>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5FE6"/>
    <w:rsid w:val="00D06447"/>
    <w:rsid w:val="00D06C59"/>
    <w:rsid w:val="00D100D2"/>
    <w:rsid w:val="00D14E24"/>
    <w:rsid w:val="00D15E32"/>
    <w:rsid w:val="00D21FB1"/>
    <w:rsid w:val="00D22C5A"/>
    <w:rsid w:val="00D247EA"/>
    <w:rsid w:val="00D24B21"/>
    <w:rsid w:val="00D260E0"/>
    <w:rsid w:val="00D26113"/>
    <w:rsid w:val="00D26443"/>
    <w:rsid w:val="00D3077D"/>
    <w:rsid w:val="00D3154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4A79"/>
    <w:rsid w:val="00D85970"/>
    <w:rsid w:val="00D8636D"/>
    <w:rsid w:val="00D86B09"/>
    <w:rsid w:val="00D91193"/>
    <w:rsid w:val="00D91549"/>
    <w:rsid w:val="00D916BA"/>
    <w:rsid w:val="00D92A76"/>
    <w:rsid w:val="00D9416F"/>
    <w:rsid w:val="00D966C0"/>
    <w:rsid w:val="00D97756"/>
    <w:rsid w:val="00DA04AD"/>
    <w:rsid w:val="00DA1A32"/>
    <w:rsid w:val="00DA428E"/>
    <w:rsid w:val="00DA4A1E"/>
    <w:rsid w:val="00DA5171"/>
    <w:rsid w:val="00DA63B9"/>
    <w:rsid w:val="00DB1591"/>
    <w:rsid w:val="00DB3BC1"/>
    <w:rsid w:val="00DB4005"/>
    <w:rsid w:val="00DB470E"/>
    <w:rsid w:val="00DB5587"/>
    <w:rsid w:val="00DC0952"/>
    <w:rsid w:val="00DC0CCD"/>
    <w:rsid w:val="00DC2225"/>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3472"/>
    <w:rsid w:val="00E044C9"/>
    <w:rsid w:val="00E04D50"/>
    <w:rsid w:val="00E0627F"/>
    <w:rsid w:val="00E07931"/>
    <w:rsid w:val="00E159AC"/>
    <w:rsid w:val="00E2160E"/>
    <w:rsid w:val="00E22331"/>
    <w:rsid w:val="00E22785"/>
    <w:rsid w:val="00E22F47"/>
    <w:rsid w:val="00E26B6B"/>
    <w:rsid w:val="00E26E05"/>
    <w:rsid w:val="00E301C1"/>
    <w:rsid w:val="00E30DA2"/>
    <w:rsid w:val="00E31289"/>
    <w:rsid w:val="00E32C03"/>
    <w:rsid w:val="00E33211"/>
    <w:rsid w:val="00E34C18"/>
    <w:rsid w:val="00E35817"/>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EF2"/>
    <w:rsid w:val="00E81F4E"/>
    <w:rsid w:val="00E82306"/>
    <w:rsid w:val="00E83043"/>
    <w:rsid w:val="00E908A6"/>
    <w:rsid w:val="00E91E6F"/>
    <w:rsid w:val="00E926DB"/>
    <w:rsid w:val="00E94CCB"/>
    <w:rsid w:val="00E968A4"/>
    <w:rsid w:val="00EA47F2"/>
    <w:rsid w:val="00EA549F"/>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254F"/>
    <w:rsid w:val="00F13CC0"/>
    <w:rsid w:val="00F15C7E"/>
    <w:rsid w:val="00F17184"/>
    <w:rsid w:val="00F172B5"/>
    <w:rsid w:val="00F205BE"/>
    <w:rsid w:val="00F21D6F"/>
    <w:rsid w:val="00F21EDE"/>
    <w:rsid w:val="00F31987"/>
    <w:rsid w:val="00F34616"/>
    <w:rsid w:val="00F37AAD"/>
    <w:rsid w:val="00F4253B"/>
    <w:rsid w:val="00F431F0"/>
    <w:rsid w:val="00F43937"/>
    <w:rsid w:val="00F44F84"/>
    <w:rsid w:val="00F4690A"/>
    <w:rsid w:val="00F504C0"/>
    <w:rsid w:val="00F50C8E"/>
    <w:rsid w:val="00F50D9D"/>
    <w:rsid w:val="00F5249E"/>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6442"/>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0C4F"/>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15"/>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15"/>
      </w:numPr>
      <w:spacing w:after="160" w:line="259" w:lineRule="auto"/>
      <w:outlineLvl w:val="1"/>
    </w:pPr>
    <w:rPr>
      <w:rFonts w:ascii="Times New Roman" w:eastAsiaTheme="minorEastAsia" w:hAnsi="Times New Roman" w:cs="Times New Roman"/>
      <w:b/>
      <w:color w:val="auto"/>
      <w:sz w:val="22"/>
      <w:szCs w:val="22"/>
      <w:lang w:eastAsia="ko-KR" w:bidi="ar-SA"/>
    </w:rPr>
  </w:style>
  <w:style w:type="paragraph" w:styleId="Heading3">
    <w:name w:val="heading 3"/>
    <w:basedOn w:val="Normal"/>
    <w:next w:val="Normal"/>
    <w:link w:val="Heading3Char"/>
    <w:uiPriority w:val="9"/>
    <w:semiHidden/>
    <w:unhideWhenUsed/>
    <w:qFormat/>
    <w:rsid w:val="00A76D0B"/>
    <w:pPr>
      <w:keepNext/>
      <w:keepLines/>
      <w:numPr>
        <w:ilvl w:val="2"/>
        <w:numId w:val="15"/>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6D0B"/>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76D0B"/>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76D0B"/>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76D0B"/>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76D0B"/>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6D0B"/>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 w:type="paragraph" w:styleId="Header">
    <w:name w:val="header"/>
    <w:basedOn w:val="Normal"/>
    <w:link w:val="HeaderChar"/>
    <w:uiPriority w:val="99"/>
    <w:unhideWhenUsed/>
    <w:rsid w:val="001C0E9D"/>
    <w:pPr>
      <w:tabs>
        <w:tab w:val="center" w:pos="4680"/>
        <w:tab w:val="right" w:pos="9360"/>
      </w:tabs>
    </w:pPr>
  </w:style>
  <w:style w:type="character" w:customStyle="1" w:styleId="HeaderChar">
    <w:name w:val="Header Char"/>
    <w:basedOn w:val="DefaultParagraphFont"/>
    <w:link w:val="Header"/>
    <w:uiPriority w:val="99"/>
    <w:rsid w:val="001C0E9D"/>
    <w:rPr>
      <w:rFonts w:ascii="Times New Roman" w:hAnsi="Times New Roman" w:cs="Times New Roman"/>
      <w:lang w:eastAsia="en-US" w:bidi="ar-SA"/>
    </w:rPr>
  </w:style>
  <w:style w:type="character" w:customStyle="1" w:styleId="Heading3Char">
    <w:name w:val="Heading 3 Char"/>
    <w:basedOn w:val="DefaultParagraphFont"/>
    <w:link w:val="Heading3"/>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4Char">
    <w:name w:val="Heading 4 Char"/>
    <w:basedOn w:val="DefaultParagraphFont"/>
    <w:link w:val="Heading4"/>
    <w:uiPriority w:val="9"/>
    <w:semiHidden/>
    <w:rsid w:val="00A76D0B"/>
    <w:rPr>
      <w:rFonts w:asciiTheme="majorHAnsi" w:eastAsiaTheme="majorEastAsia" w:hAnsiTheme="majorHAnsi" w:cstheme="majorBidi"/>
      <w:i/>
      <w:iCs/>
      <w:color w:val="2E74B5" w:themeColor="accent1" w:themeShade="BF"/>
      <w:lang w:eastAsia="en-US" w:bidi="ar-SA"/>
    </w:rPr>
  </w:style>
  <w:style w:type="character" w:customStyle="1" w:styleId="Heading5Char">
    <w:name w:val="Heading 5 Char"/>
    <w:basedOn w:val="DefaultParagraphFont"/>
    <w:link w:val="Heading5"/>
    <w:uiPriority w:val="9"/>
    <w:semiHidden/>
    <w:rsid w:val="00A76D0B"/>
    <w:rPr>
      <w:rFonts w:asciiTheme="majorHAnsi" w:eastAsiaTheme="majorEastAsia" w:hAnsiTheme="majorHAnsi" w:cstheme="majorBidi"/>
      <w:color w:val="2E74B5" w:themeColor="accent1" w:themeShade="BF"/>
      <w:lang w:eastAsia="en-US" w:bidi="ar-SA"/>
    </w:rPr>
  </w:style>
  <w:style w:type="character" w:customStyle="1" w:styleId="Heading6Char">
    <w:name w:val="Heading 6 Char"/>
    <w:basedOn w:val="DefaultParagraphFont"/>
    <w:link w:val="Heading6"/>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7Char">
    <w:name w:val="Heading 7 Char"/>
    <w:basedOn w:val="DefaultParagraphFont"/>
    <w:link w:val="Heading7"/>
    <w:uiPriority w:val="9"/>
    <w:semiHidden/>
    <w:rsid w:val="00A76D0B"/>
    <w:rPr>
      <w:rFonts w:asciiTheme="majorHAnsi" w:eastAsiaTheme="majorEastAsia" w:hAnsiTheme="majorHAnsi" w:cstheme="majorBidi"/>
      <w:i/>
      <w:iCs/>
      <w:color w:val="1F4D78" w:themeColor="accent1" w:themeShade="7F"/>
      <w:lang w:eastAsia="en-US" w:bidi="ar-SA"/>
    </w:rPr>
  </w:style>
  <w:style w:type="character" w:customStyle="1" w:styleId="Heading8Char">
    <w:name w:val="Heading 8 Char"/>
    <w:basedOn w:val="DefaultParagraphFont"/>
    <w:link w:val="Heading8"/>
    <w:uiPriority w:val="9"/>
    <w:semiHidden/>
    <w:rsid w:val="00A76D0B"/>
    <w:rPr>
      <w:rFonts w:asciiTheme="majorHAnsi" w:eastAsiaTheme="majorEastAsia" w:hAnsiTheme="majorHAnsi" w:cstheme="majorBidi"/>
      <w:color w:val="272727" w:themeColor="text1" w:themeTint="D8"/>
      <w:sz w:val="21"/>
      <w:szCs w:val="21"/>
      <w:lang w:eastAsia="en-US" w:bidi="ar-SA"/>
    </w:rPr>
  </w:style>
  <w:style w:type="character" w:customStyle="1" w:styleId="Heading9Char">
    <w:name w:val="Heading 9 Char"/>
    <w:basedOn w:val="DefaultParagraphFont"/>
    <w:link w:val="Heading9"/>
    <w:uiPriority w:val="9"/>
    <w:semiHidden/>
    <w:rsid w:val="00A76D0B"/>
    <w:rPr>
      <w:rFonts w:asciiTheme="majorHAnsi" w:eastAsiaTheme="majorEastAsia" w:hAnsiTheme="majorHAnsi" w:cstheme="majorBidi"/>
      <w:i/>
      <w:iCs/>
      <w:color w:val="272727" w:themeColor="text1" w:themeTint="D8"/>
      <w:sz w:val="21"/>
      <w:szCs w:val="21"/>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55517869">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440877013">
      <w:bodyDiv w:val="1"/>
      <w:marLeft w:val="0"/>
      <w:marRight w:val="0"/>
      <w:marTop w:val="0"/>
      <w:marBottom w:val="0"/>
      <w:divBdr>
        <w:top w:val="none" w:sz="0" w:space="0" w:color="auto"/>
        <w:left w:val="none" w:sz="0" w:space="0" w:color="auto"/>
        <w:bottom w:val="none" w:sz="0" w:space="0" w:color="auto"/>
        <w:right w:val="none" w:sz="0" w:space="0" w:color="auto"/>
      </w:divBdr>
    </w:div>
    <w:div w:id="556891372">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3973018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9"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costas@psu.edu"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4A8BC70-272C-0F45-A028-6997A70DA8AB}">
  <ds:schemaRefs>
    <ds:schemaRef ds:uri="http://schemas.openxmlformats.org/officeDocument/2006/bibliography"/>
  </ds:schemaRefs>
</ds:datastoreItem>
</file>

<file path=customXml/itemProps2.xml><?xml version="1.0" encoding="utf-8"?>
<ds:datastoreItem xmlns:ds="http://schemas.openxmlformats.org/officeDocument/2006/customXml" ds:itemID="{99603099-FFDF-8347-BBBA-58D5D81C8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14873</Words>
  <Characters>84778</Characters>
  <Application>Microsoft Macintosh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3</cp:revision>
  <cp:lastPrinted>2019-03-11T14:49:00Z</cp:lastPrinted>
  <dcterms:created xsi:type="dcterms:W3CDTF">2019-05-16T01:41:00Z</dcterms:created>
  <dcterms:modified xsi:type="dcterms:W3CDTF">2019-05-16T02:26:00Z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